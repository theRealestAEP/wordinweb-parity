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Tracked insertions and deletions</w:t>
      </w:r>
    </w:p>
    <w:p>
      <w:r>
        <w:t xml:space="preserve">The quick </w:t>
      </w:r>
      <w:del w:id="1" w:author="Reviewer A" w:date="2026-01-15T10:00:00Z">
        <w:r>
          <w:delText xml:space="preserve">brown </w:delText>
        </w:r>
      </w:del>
      <w:ins w:id="2" w:author="Reviewer A" w:date="2026-01-15T10:00:00Z">
        <w:r>
          <w:t xml:space="preserve">red </w:t>
        </w:r>
      </w:ins>
      <w:r>
        <w:t xml:space="preserve">fox jumps over the </w:t>
      </w:r>
      <w:del w:id="3" w:author="Reviewer A" w:date="2026-01-15T10:00:00Z">
        <w:r>
          <w:delText xml:space="preserve">lazy </w:delText>
        </w:r>
      </w:del>
      <w:ins w:id="4" w:author="Reviewer A" w:date="2026-01-15T10:00:00Z">
        <w:r>
          <w:t xml:space="preserve">sleeping </w:t>
        </w:r>
      </w:ins>
      <w:r>
        <w:t xml:space="preserve">dog.</w:t>
      </w:r>
    </w:p>
    <w:p>
      <w:pPr>
        <w:pStyle w:val="Heading1"/>
      </w:pPr>
      <w:r>
        <w:t xml:space="preserve">Moved text (moveFrom / moveTo)</w:t>
      </w:r>
    </w:p>
    <w:p>
      <w:r>
        <w:t xml:space="preserve">Origin paragraph: </w:t>
      </w:r>
      <w:moveFromRangeStart w:id="40" w:name="mv1" w:author="Editor B" w:date="2026-02-01T09:30:00Z"/>
      <w:moveFrom w:id="41" w:author="Editor B" w:date="2026-02-01T09:30:00Z">
        <w:r>
          <w:t xml:space="preserve">This sentence was moved away from here. </w:t>
        </w:r>
      </w:moveFrom>
      <w:moveFromRangeEnd w:id="40"/>
      <w:r>
        <w:t xml:space="preserve">Trailing text stays.</w:t>
      </w:r>
    </w:p>
    <w:p>
      <w:r>
        <w:t xml:space="preserve">Destination paragraph: </w:t>
      </w:r>
      <w:moveToRangeStart w:id="42" w:name="mv1" w:author="Editor B" w:date="2026-02-01T09:30:00Z"/>
      <w:moveTo w:id="43" w:author="Editor B" w:date="2026-02-01T09:30:00Z">
        <w:r>
          <w:t xml:space="preserve">This sentence was moved away from here. </w:t>
        </w:r>
      </w:moveTo>
      <w:moveToRangeEnd w:id="42"/>
      <w:r>
        <w:t xml:space="preserve">and text after the move.</w:t>
      </w:r>
    </w:p>
    <w:p>
      <w:pPr>
        <w:pStyle w:val="Heading1"/>
      </w:pPr>
      <w:r>
        <w:t xml:space="preserve">Tracked formatting change (rPrChange)</w:t>
      </w:r>
    </w:p>
    <w:p>
      <w:r>
        <w:t xml:space="preserve">Normal text, then </w:t>
      </w:r>
      <w:r>
        <w:rPr>
          <w:b/>
          <w:color w:val="C00000"/>
          <w:rPrChange w:id="50" w:author="Reviewer A" w:date="2026-01-15T10:00:00Z">
            <w:rPr/>
          </w:rPrChange>
        </w:rPr>
        <w:t xml:space="preserve">this run gained bold + red as a tracked format change</w:t>
      </w:r>
      <w:r>
        <w:t xml:space="preserve">, then normal again.</w:t>
      </w:r>
    </w:p>
    <w:p>
      <w:pPr>
        <w:pStyle w:val="Heading1"/>
      </w:pPr>
      <w:r>
        <w:t xml:space="preserve">Tracked paragraph-format change (pPrChange)</w:t>
      </w:r>
    </w:p>
    <w:p>
      <w:pPr>
        <w:jc w:val="center"/>
        <w:pPrChange w:id="51" w:author="Reviewer A" w:date="2026-01-15T10:00:00Z">
          <w:pPr/>
        </w:pPrChange>
      </w:pPr>
      <w:r>
        <w:t xml:space="preserve">This paragraph was re-centered (tracked paragraph-format change).</w:t>
      </w:r>
    </w:p>
    <w:p>
      <w:pPr>
        <w:pStyle w:val="Heading1"/>
      </w:pPr>
      <w:r>
        <w:t xml:space="preserve">Table with a deleted row and an inserted row</w:t>
      </w:r>
    </w:p>
    <w:tbl>
      <w:tblPr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kept row A</w:t>
            </w:r>
          </w:p>
        </w:tc>
        <w:tc>
          <w:tcPr>
            <w:tcW w:w="3000" w:type="dxa"/>
          </w:tcPr>
          <w:p>
            <w:r>
              <w:t xml:space="preserve">kept A2</w:t>
            </w:r>
          </w:p>
        </w:tc>
      </w:tr>
      <w:tr>
        <w:trPr>
          <w:del w:id="60" w:author="Reviewer A" w:date="2026-01-15T10:00:00Z"/>
        </w:trPr>
        <w:tc>
          <w:tcPr>
            <w:tcW w:w="3000" w:type="dxa"/>
          </w:tcPr>
          <w:p>
            <w:r>
              <w:t>row marked for deletion</w:t>
            </w:r>
          </w:p>
        </w:tc>
        <w:tc>
          <w:tcPr>
            <w:tcW w:w="3000" w:type="dxa"/>
          </w:tcPr>
          <w:p>
            <w:r>
              <w:t>gone</w:t>
            </w:r>
          </w:p>
        </w:tc>
      </w:tr>
      <w:tr>
        <w:trPr>
          <w:ins w:id="61" w:author="Reviewer A" w:date="2026-01-15T10:00:00Z"/>
        </w:trPr>
        <w:tc>
          <w:tcPr>
            <w:tcW w:w="3000" w:type="dxa"/>
          </w:tcPr>
          <w:p>
            <w:ins w:id="62" w:author="Reviewer A" w:date="2026-01-15T10:00:00Z">
              <w:r>
                <w:t xml:space="preserve">inserted row</w:t>
              </w:r>
            </w:ins>
          </w:p>
        </w:tc>
        <w:tc>
          <w:tcPr>
            <w:tcW w:w="3000" w:type="dxa"/>
          </w:tcPr>
          <w:p>
            <w:ins w:id="63" w:author="Reviewer A" w:date="2026-01-15T10:00:00Z">
              <w:r>
                <w:t xml:space="preserve">new</w:t>
              </w:r>
            </w:ins>
          </w:p>
        </w:tc>
      </w:tr>
      <w:tr>
        <w:tc>
          <w:tcPr>
            <w:tcW w:w="3000" w:type="dxa"/>
          </w:tcPr>
          <w:p>
            <w:r>
              <w:t xml:space="preserve">kept row B</w:t>
            </w:r>
          </w:p>
        </w:tc>
        <w:tc>
          <w:tcPr>
            <w:tcW w:w="3000" w:type="dxa"/>
          </w:tcPr>
          <w:p>
            <w:r>
              <w:t xml:space="preserve">kept B2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IndexHeading">
    <w:name w:val="index heading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