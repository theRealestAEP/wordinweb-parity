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Tracked changes fixture: the paragraph below carries revisions.</w:t>
      </w:r>
    </w:p>
    <w:p>
      <w:r>
        <w:t xml:space="preserve">This sentence keeps </w:t>
      </w:r>
      <w:ins w:id="1" w:author="Reviewer" w:date="2026-07-01T10:00:00Z">
        <w:r>
          <w:t xml:space="preserve">newly inserted words </w:t>
        </w:r>
      </w:ins>
      <w:del w:id="2" w:author="Reviewer" w:date="2026-07-01T10:01:00Z">
        <w:r>
          <w:delText xml:space="preserve">deleted words that should vanish </w:delText>
        </w:r>
      </w:del>
      <w:r>
        <w:t xml:space="preserve">and continues to the end of the line to check wrapping.</w:t>
      </w:r>
    </w:p>
    <w:p>
      <w:r>
        <w:t xml:space="preserve">A trailing plain paragraph after the revised one.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