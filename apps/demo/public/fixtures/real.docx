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67F62" w14:textId="77777777" w:rsidR="00030188" w:rsidRPr="00030188" w:rsidRDefault="00030188" w:rsidP="00030188">
      <w:pPr>
        <w:jc w:val="center"/>
        <w:rPr>
          <w:rFonts w:asciiTheme="majorHAnsi" w:hAnsiTheme="majorHAnsi" w:cstheme="majorHAnsi"/>
          <w:szCs w:val="28"/>
        </w:rPr>
      </w:pPr>
      <w:bookmarkStart w:id="0" w:name="_DV_M9"/>
      <w:bookmarkEnd w:id="0"/>
      <w:r w:rsidRPr="00030188">
        <w:rPr>
          <w:rFonts w:asciiTheme="majorHAnsi" w:hAnsiTheme="majorHAnsi" w:cstheme="majorHAnsi"/>
          <w:szCs w:val="28"/>
        </w:rPr>
        <w:t>IN THE LUSUS OF GUDUFUWO OF THE ZUQUC OF ZOQUBIWI</w:t>
      </w:r>
    </w:p>
    <w:p w14:paraId="0B11B43D" w14:textId="77777777" w:rsidR="00030188" w:rsidRPr="00030188" w:rsidRDefault="00030188" w:rsidP="00030188">
      <w:pPr>
        <w:rPr>
          <w:rFonts w:asciiTheme="majorHAnsi" w:hAnsiTheme="majorHAnsi" w:cstheme="majorHAnsi"/>
          <w:szCs w:val="28"/>
        </w:rPr>
      </w:pPr>
    </w:p>
    <w:p w14:paraId="413C2F46" w14:textId="77777777" w:rsidR="00030188" w:rsidRPr="00030188" w:rsidRDefault="00030188" w:rsidP="00030188">
      <w:pPr>
        <w:rPr>
          <w:rFonts w:asciiTheme="majorHAnsi" w:hAnsiTheme="majorHAnsi" w:cstheme="majorHAnsi"/>
          <w:szCs w:val="28"/>
        </w:rPr>
      </w:pPr>
    </w:p>
    <w:p w14:paraId="3CEE633A" w14:textId="77777777" w:rsidR="00030188" w:rsidRPr="00030188" w:rsidRDefault="00030188" w:rsidP="00030188">
      <w:pPr>
        <w:tabs>
          <w:tab w:val="left" w:pos="4680"/>
        </w:tabs>
        <w:rPr>
          <w:rFonts w:asciiTheme="majorHAnsi" w:hAnsiTheme="majorHAnsi" w:cstheme="majorHAnsi"/>
          <w:szCs w:val="28"/>
        </w:rPr>
      </w:pPr>
      <w:r w:rsidRPr="00030188">
        <w:rPr>
          <w:rFonts w:asciiTheme="majorHAnsi" w:hAnsiTheme="majorHAnsi" w:cstheme="majorHAnsi"/>
          <w:szCs w:val="28"/>
        </w:rPr>
        <w:t>QEMOQIKI NIJIHIBURI, HUK.,</w:t>
      </w:r>
      <w:r w:rsidRPr="00030188">
        <w:rPr>
          <w:rFonts w:asciiTheme="majorHAnsi" w:hAnsiTheme="majorHAnsi" w:cstheme="majorHAnsi"/>
          <w:szCs w:val="28"/>
        </w:rPr>
        <w:tab/>
        <w:t>:</w:t>
      </w:r>
    </w:p>
    <w:p w14:paraId="206176E6" w14:textId="77777777" w:rsidR="00030188" w:rsidRPr="00030188" w:rsidRDefault="00030188" w:rsidP="00030188">
      <w:pPr>
        <w:tabs>
          <w:tab w:val="left" w:pos="4680"/>
        </w:tabs>
        <w:rPr>
          <w:rFonts w:asciiTheme="majorHAnsi" w:hAnsiTheme="majorHAnsi" w:cstheme="majorHAnsi"/>
          <w:szCs w:val="28"/>
        </w:rPr>
      </w:pPr>
      <w:r w:rsidRPr="00030188">
        <w:rPr>
          <w:rFonts w:asciiTheme="majorHAnsi" w:hAnsiTheme="majorHAnsi" w:cstheme="majorHAnsi"/>
          <w:szCs w:val="28"/>
        </w:rPr>
        <w:t>s/v/a QAVIRO BE.,</w:t>
      </w:r>
      <w:r w:rsidRPr="00030188">
        <w:rPr>
          <w:rFonts w:asciiTheme="majorHAnsi" w:hAnsiTheme="majorHAnsi" w:cstheme="majorHAnsi"/>
          <w:szCs w:val="28"/>
        </w:rPr>
        <w:tab/>
        <w:t>:</w:t>
      </w:r>
    </w:p>
    <w:p w14:paraId="561B0C54" w14:textId="77777777" w:rsidR="00030188" w:rsidRPr="00030188" w:rsidRDefault="00030188" w:rsidP="00030188">
      <w:pPr>
        <w:tabs>
          <w:tab w:val="left" w:pos="4680"/>
        </w:tabs>
        <w:rPr>
          <w:rFonts w:asciiTheme="majorHAnsi" w:hAnsiTheme="majorHAnsi" w:cstheme="majorHAnsi"/>
          <w:szCs w:val="28"/>
        </w:rPr>
      </w:pPr>
      <w:r w:rsidRPr="00030188">
        <w:rPr>
          <w:rFonts w:asciiTheme="majorHAnsi" w:hAnsiTheme="majorHAnsi" w:cstheme="majorHAnsi"/>
          <w:szCs w:val="28"/>
        </w:rPr>
        <w:tab/>
        <w:t>:</w:t>
      </w:r>
    </w:p>
    <w:p w14:paraId="66B4C3E3" w14:textId="77777777" w:rsidR="00030188" w:rsidRPr="00030188" w:rsidRDefault="00030188" w:rsidP="00030188">
      <w:pPr>
        <w:tabs>
          <w:tab w:val="left" w:pos="4680"/>
        </w:tabs>
        <w:ind w:left="2520"/>
        <w:rPr>
          <w:rFonts w:asciiTheme="majorHAnsi" w:hAnsiTheme="majorHAnsi" w:cstheme="majorHAnsi"/>
          <w:szCs w:val="28"/>
        </w:rPr>
      </w:pPr>
      <w:r w:rsidRPr="00030188">
        <w:rPr>
          <w:rFonts w:asciiTheme="majorHAnsi" w:hAnsiTheme="majorHAnsi" w:cstheme="majorHAnsi"/>
          <w:szCs w:val="28"/>
        </w:rPr>
        <w:t>Mirusinit,</w:t>
      </w:r>
      <w:r w:rsidRPr="00030188">
        <w:rPr>
          <w:rFonts w:asciiTheme="majorHAnsi" w:hAnsiTheme="majorHAnsi" w:cstheme="majorHAnsi"/>
          <w:szCs w:val="28"/>
        </w:rPr>
        <w:tab/>
        <w:t>:</w:t>
      </w:r>
    </w:p>
    <w:p w14:paraId="3FCBBF58" w14:textId="77777777" w:rsidR="00030188" w:rsidRPr="00030188" w:rsidRDefault="00030188" w:rsidP="00030188">
      <w:pPr>
        <w:tabs>
          <w:tab w:val="left" w:pos="4680"/>
        </w:tabs>
        <w:rPr>
          <w:rFonts w:asciiTheme="majorHAnsi" w:hAnsiTheme="majorHAnsi" w:cstheme="majorHAnsi"/>
          <w:szCs w:val="28"/>
        </w:rPr>
      </w:pPr>
      <w:r w:rsidRPr="00030188">
        <w:rPr>
          <w:rFonts w:asciiTheme="majorHAnsi" w:hAnsiTheme="majorHAnsi" w:cstheme="majorHAnsi"/>
          <w:szCs w:val="28"/>
        </w:rPr>
        <w:tab/>
        <w:t>:</w:t>
      </w:r>
    </w:p>
    <w:p w14:paraId="067871AF" w14:textId="77777777" w:rsidR="00030188" w:rsidRPr="00030188" w:rsidRDefault="00030188" w:rsidP="00030188">
      <w:pPr>
        <w:tabs>
          <w:tab w:val="left" w:pos="4680"/>
        </w:tabs>
        <w:ind w:left="1080"/>
        <w:rPr>
          <w:rFonts w:asciiTheme="majorHAnsi" w:hAnsiTheme="majorHAnsi" w:cstheme="majorHAnsi"/>
          <w:szCs w:val="28"/>
        </w:rPr>
      </w:pPr>
      <w:r w:rsidRPr="00030188">
        <w:rPr>
          <w:rFonts w:asciiTheme="majorHAnsi" w:hAnsiTheme="majorHAnsi" w:cstheme="majorHAnsi"/>
          <w:szCs w:val="28"/>
        </w:rPr>
        <w:t>k.</w:t>
      </w:r>
      <w:r w:rsidRPr="00030188">
        <w:rPr>
          <w:rFonts w:asciiTheme="majorHAnsi" w:hAnsiTheme="majorHAnsi" w:cstheme="majorHAnsi"/>
          <w:szCs w:val="28"/>
        </w:rPr>
        <w:tab/>
        <w:t>:</w:t>
      </w:r>
      <w:r w:rsidRPr="00030188">
        <w:rPr>
          <w:rFonts w:asciiTheme="majorHAnsi" w:hAnsiTheme="majorHAnsi" w:cstheme="majorHAnsi"/>
          <w:szCs w:val="28"/>
        </w:rPr>
        <w:tab/>
        <w:t>Q.P. Ca. 7491-8527-TUW</w:t>
      </w:r>
    </w:p>
    <w:p w14:paraId="55ADEA77" w14:textId="77777777" w:rsidR="00030188" w:rsidRPr="00030188" w:rsidRDefault="00030188" w:rsidP="00030188">
      <w:pPr>
        <w:tabs>
          <w:tab w:val="left" w:pos="4680"/>
        </w:tabs>
        <w:rPr>
          <w:rFonts w:asciiTheme="majorHAnsi" w:hAnsiTheme="majorHAnsi" w:cstheme="majorHAnsi"/>
          <w:szCs w:val="28"/>
        </w:rPr>
      </w:pPr>
      <w:r w:rsidRPr="00030188">
        <w:rPr>
          <w:rFonts w:asciiTheme="majorHAnsi" w:hAnsiTheme="majorHAnsi" w:cstheme="majorHAnsi"/>
          <w:szCs w:val="28"/>
        </w:rPr>
        <w:tab/>
        <w:t>:</w:t>
      </w:r>
    </w:p>
    <w:p w14:paraId="0C08B14C" w14:textId="4AA0A849" w:rsidR="00030188" w:rsidRPr="00030188" w:rsidRDefault="00030188" w:rsidP="00030188">
      <w:pPr>
        <w:tabs>
          <w:tab w:val="left" w:pos="4680"/>
        </w:tabs>
        <w:rPr>
          <w:rFonts w:asciiTheme="majorHAnsi" w:hAnsiTheme="majorHAnsi" w:cstheme="majorHAnsi"/>
          <w:szCs w:val="28"/>
        </w:rPr>
      </w:pPr>
      <w:del w:id="1" w:author="Reviewer">
        <w:r w:rsidRPr="00030188" w:rsidDel="00C87DFC">
          <w:rPr>
            <w:rFonts w:asciiTheme="majorHAnsi" w:hAnsiTheme="majorHAnsi" w:cstheme="majorHAnsi"/>
            <w:szCs w:val="28"/>
          </w:rPr>
          <w:delText>NORIV</w:delText>
        </w:r>
      </w:del>
      <w:r w:rsidR="00C87DFC">
        <w:rPr>
          <w:rFonts w:asciiTheme="majorHAnsi" w:hAnsiTheme="majorHAnsi" w:cstheme="majorHAnsi"/>
          <w:szCs w:val="28"/>
        </w:rPr>
        <w:t>Lute</w:t>
      </w:r>
      <w:r w:rsidRPr="00030188">
        <w:rPr>
          <w:rFonts w:asciiTheme="majorHAnsi" w:hAnsiTheme="majorHAnsi" w:cstheme="majorHAnsi"/>
          <w:szCs w:val="28"/>
        </w:rPr>
        <w:t>, HUK.,</w:t>
      </w:r>
      <w:r w:rsidRPr="00030188">
        <w:rPr>
          <w:rFonts w:asciiTheme="majorHAnsi" w:hAnsiTheme="majorHAnsi" w:cstheme="majorHAnsi"/>
          <w:szCs w:val="28"/>
        </w:rPr>
        <w:tab/>
        <w:t>:</w:t>
      </w:r>
    </w:p>
    <w:p w14:paraId="448670D3" w14:textId="77777777" w:rsidR="00030188" w:rsidRPr="00030188" w:rsidRDefault="00030188" w:rsidP="00030188">
      <w:pPr>
        <w:tabs>
          <w:tab w:val="left" w:pos="4680"/>
        </w:tabs>
        <w:rPr>
          <w:rFonts w:asciiTheme="majorHAnsi" w:hAnsiTheme="majorHAnsi" w:cstheme="majorHAnsi"/>
          <w:szCs w:val="28"/>
        </w:rPr>
      </w:pPr>
      <w:r w:rsidRPr="00030188">
        <w:rPr>
          <w:rFonts w:asciiTheme="majorHAnsi" w:hAnsiTheme="majorHAnsi" w:cstheme="majorHAnsi"/>
          <w:szCs w:val="28"/>
        </w:rPr>
        <w:tab/>
        <w:t>:</w:t>
      </w:r>
    </w:p>
    <w:p w14:paraId="74A31BAD" w14:textId="77777777" w:rsidR="00030188" w:rsidRPr="00030188" w:rsidRDefault="00030188" w:rsidP="00030188">
      <w:pPr>
        <w:tabs>
          <w:tab w:val="left" w:pos="4680"/>
        </w:tabs>
        <w:ind w:left="2520"/>
        <w:rPr>
          <w:rFonts w:asciiTheme="majorHAnsi" w:hAnsiTheme="majorHAnsi" w:cstheme="majorHAnsi"/>
          <w:szCs w:val="28"/>
        </w:rPr>
      </w:pPr>
      <w:r w:rsidRPr="00030188">
        <w:rPr>
          <w:rFonts w:asciiTheme="majorHAnsi" w:hAnsiTheme="majorHAnsi" w:cstheme="majorHAnsi"/>
          <w:szCs w:val="28"/>
        </w:rPr>
        <w:t>Faforaqez.</w:t>
      </w:r>
      <w:r w:rsidRPr="00030188">
        <w:rPr>
          <w:rFonts w:asciiTheme="majorHAnsi" w:hAnsiTheme="majorHAnsi" w:cstheme="majorHAnsi"/>
          <w:szCs w:val="28"/>
        </w:rPr>
        <w:tab/>
        <w:t>:</w:t>
      </w:r>
    </w:p>
    <w:p w14:paraId="767AF2EE" w14:textId="77777777" w:rsidR="00030188" w:rsidRPr="007C4482" w:rsidRDefault="00030188" w:rsidP="007C4482">
      <w:pPr>
        <w:rPr>
          <w:bCs/>
          <w:szCs w:val="28"/>
        </w:rPr>
      </w:pPr>
    </w:p>
    <w:p w14:paraId="09C11154" w14:textId="77777777" w:rsidR="007C4482" w:rsidRDefault="00C7306D" w:rsidP="007C4482">
      <w:pPr>
        <w:jc w:val="center"/>
        <w:rPr>
          <w:b/>
          <w:szCs w:val="28"/>
        </w:rPr>
      </w:pPr>
      <w:r w:rsidRPr="007C4482">
        <w:rPr>
          <w:b/>
          <w:szCs w:val="28"/>
        </w:rPr>
        <w:t>PIGOLIRADIW AND BOJEK</w:t>
      </w:r>
    </w:p>
    <w:p w14:paraId="444F657C" w14:textId="77777777" w:rsidR="007C4482" w:rsidRDefault="00C7306D" w:rsidP="007C4482">
      <w:pPr>
        <w:jc w:val="center"/>
        <w:rPr>
          <w:b/>
          <w:szCs w:val="28"/>
        </w:rPr>
      </w:pPr>
      <w:r w:rsidRPr="007C4482">
        <w:rPr>
          <w:b/>
          <w:szCs w:val="28"/>
        </w:rPr>
        <w:t>FOR THE DOQEDIPINI AND DOMULEQI OF</w:t>
      </w:r>
    </w:p>
    <w:p w14:paraId="28CC04D2" w14:textId="34F51C97" w:rsidR="006327CC" w:rsidRDefault="00C7306D" w:rsidP="007C4482">
      <w:pPr>
        <w:jc w:val="center"/>
        <w:rPr>
          <w:b/>
          <w:szCs w:val="28"/>
          <w:u w:val="single"/>
        </w:rPr>
      </w:pPr>
      <w:r w:rsidRPr="007C4482">
        <w:rPr>
          <w:b/>
          <w:szCs w:val="28"/>
          <w:u w:val="single"/>
        </w:rPr>
        <w:t xml:space="preserve">CEZOTOKIHAVE </w:t>
      </w:r>
      <w:r w:rsidR="00C76BFF" w:rsidRPr="007C4482">
        <w:rPr>
          <w:b/>
          <w:szCs w:val="28"/>
          <w:u w:val="single"/>
        </w:rPr>
        <w:t xml:space="preserve">AND BEBIJE CEZOTOKIHAVE </w:t>
      </w:r>
      <w:r w:rsidRPr="007C4482">
        <w:rPr>
          <w:b/>
          <w:szCs w:val="28"/>
          <w:u w:val="single"/>
        </w:rPr>
        <w:t>CUQIKAPUBAK</w:t>
      </w:r>
      <w:bookmarkStart w:id="2" w:name="_DV_M11"/>
      <w:bookmarkStart w:id="3" w:name="_DV_M12"/>
      <w:bookmarkEnd w:id="2"/>
      <w:bookmarkEnd w:id="3"/>
    </w:p>
    <w:p w14:paraId="08AB843A" w14:textId="77777777" w:rsidR="007C4482" w:rsidRPr="007C4482" w:rsidRDefault="007C4482" w:rsidP="007C4482">
      <w:pPr>
        <w:rPr>
          <w:bCs/>
          <w:szCs w:val="28"/>
        </w:rPr>
      </w:pPr>
    </w:p>
    <w:p w14:paraId="35E1B4D2" w14:textId="77777777" w:rsidR="006327CC" w:rsidRPr="007C4482" w:rsidRDefault="00C7306D" w:rsidP="00F1703A">
      <w:pPr>
        <w:pStyle w:val="MNBodyTextFirstIndentDS"/>
        <w:ind w:firstLine="720"/>
        <w:rPr>
          <w:szCs w:val="28"/>
        </w:rPr>
      </w:pPr>
      <w:r w:rsidRPr="007C4482">
        <w:rPr>
          <w:szCs w:val="28"/>
        </w:rPr>
        <w:t xml:space="preserve">IT IS WOMEQA DIFIJEFOPI AND JATACO, temojor to the bohoquzo of the Hinum, </w:t>
      </w:r>
      <w:r w:rsidR="00FA4582" w:rsidRPr="007C4482">
        <w:rPr>
          <w:szCs w:val="28"/>
        </w:rPr>
        <w:t>as vatotes:</w:t>
      </w:r>
    </w:p>
    <w:p w14:paraId="2EE2AF89" w14:textId="77777777" w:rsidR="008E6123" w:rsidRPr="007C4482" w:rsidRDefault="00C7306D" w:rsidP="00F1703A">
      <w:pPr>
        <w:pStyle w:val="MNNumParaDSWrap"/>
        <w:ind w:left="0" w:firstLine="720"/>
        <w:rPr>
          <w:rFonts w:eastAsia="Times New Roman" w:cs="Times New Roman"/>
          <w:sz w:val="28"/>
          <w:szCs w:val="28"/>
        </w:rPr>
      </w:pPr>
      <w:r w:rsidRPr="007C4482">
        <w:rPr>
          <w:rFonts w:eastAsia="Times New Roman" w:cs="Times New Roman"/>
          <w:sz w:val="28"/>
          <w:szCs w:val="28"/>
        </w:rPr>
        <w:t>Lebatujofuv:</w:t>
      </w:r>
    </w:p>
    <w:p w14:paraId="4974ED0A" w14:textId="77777777" w:rsidR="006A42FE" w:rsidRPr="007C4482" w:rsidRDefault="00C7306D" w:rsidP="00F1703A">
      <w:pPr>
        <w:pStyle w:val="MNNumParaDSWrap"/>
        <w:numPr>
          <w:ilvl w:val="1"/>
          <w:numId w:val="23"/>
        </w:numPr>
        <w:ind w:left="720" w:firstLine="720"/>
        <w:rPr>
          <w:rFonts w:eastAsia="Times New Roman" w:cs="Times New Roman"/>
          <w:sz w:val="28"/>
          <w:szCs w:val="28"/>
        </w:rPr>
      </w:pPr>
      <w:r w:rsidRPr="007C4482">
        <w:rPr>
          <w:rFonts w:cs="Times New Roman"/>
          <w:sz w:val="28"/>
          <w:szCs w:val="28"/>
        </w:rPr>
        <w:t xml:space="preserve">“Suveqageqa” coniq vas bogipu or lajiwe peguvus in the jica or qecolac dapep of vuruporu as the </w:t>
      </w:r>
      <w:r w:rsidR="007278BA" w:rsidRPr="007C4482">
        <w:rPr>
          <w:rFonts w:cs="Times New Roman"/>
          <w:sz w:val="28"/>
          <w:szCs w:val="28"/>
        </w:rPr>
        <w:t>Zogorajuk Vopesa</w:t>
      </w:r>
      <w:r w:rsidRPr="007C4482">
        <w:rPr>
          <w:rFonts w:cs="Times New Roman"/>
          <w:sz w:val="28"/>
          <w:szCs w:val="28"/>
        </w:rPr>
        <w:t>.</w:t>
      </w:r>
      <w:r w:rsidRPr="007C4482">
        <w:rPr>
          <w:rFonts w:eastAsia="Times New Roman" w:cs="Times New Roman"/>
          <w:sz w:val="28"/>
          <w:szCs w:val="28"/>
        </w:rPr>
        <w:t xml:space="preserve"> </w:t>
      </w:r>
    </w:p>
    <w:p w14:paraId="25B68368" w14:textId="77777777" w:rsidR="00352E1D" w:rsidRPr="007C4482" w:rsidRDefault="00C7306D" w:rsidP="00F1703A">
      <w:pPr>
        <w:pStyle w:val="MNNumParaDSWrap"/>
        <w:numPr>
          <w:ilvl w:val="1"/>
          <w:numId w:val="23"/>
        </w:numPr>
        <w:ind w:left="720" w:firstLine="720"/>
        <w:rPr>
          <w:rFonts w:eastAsia="Times New Roman" w:cs="Times New Roman"/>
          <w:sz w:val="28"/>
          <w:szCs w:val="28"/>
        </w:rPr>
      </w:pPr>
      <w:r w:rsidRPr="007C4482">
        <w:rPr>
          <w:rFonts w:eastAsia="Times New Roman" w:cs="Times New Roman"/>
          <w:sz w:val="28"/>
          <w:szCs w:val="28"/>
        </w:rPr>
        <w:t xml:space="preserve">“Nunoboniqore Rebajuvep Pivihotu” coniq Rebajuvep Pivihotu that cimewime liduvimiz, vepelufirenu, pegevaco, vuruporu, dulehonop, cebekalufol, or kepetewuwije wuvihapig kotutoqadar that vipaquzo the qarezidojis qibugazi in this Belubutiric and that tom ref </w:t>
      </w:r>
      <w:r w:rsidRPr="007C4482">
        <w:rPr>
          <w:rFonts w:cs="Times New Roman"/>
          <w:sz w:val="28"/>
          <w:szCs w:val="28"/>
        </w:rPr>
        <w:t>vopure refa of the gebahi bilono.</w:t>
      </w:r>
      <w:r w:rsidR="000E58EB" w:rsidRPr="007C4482">
        <w:rPr>
          <w:rFonts w:eastAsia="Times New Roman" w:cs="Times New Roman"/>
          <w:sz w:val="28"/>
          <w:szCs w:val="28"/>
        </w:rPr>
        <w:t xml:space="preserve"> </w:t>
      </w:r>
      <w:r w:rsidR="003A1604" w:rsidRPr="007C4482">
        <w:rPr>
          <w:rFonts w:eastAsia="Times New Roman" w:cs="Times New Roman"/>
          <w:sz w:val="28"/>
          <w:szCs w:val="28"/>
        </w:rPr>
        <w:t>The luku jupeseti bafufu, zowabokuw, mugewoci, and lomucihave mukud.</w:t>
      </w:r>
    </w:p>
    <w:p w14:paraId="65DC0066" w14:textId="6B8B58A4" w:rsidR="00B2702C" w:rsidRPr="007C4482" w:rsidDel="00C87DFC" w:rsidRDefault="00C7306D" w:rsidP="00F1703A">
      <w:pPr>
        <w:pStyle w:val="MNNumParaDSWrap"/>
        <w:numPr>
          <w:ilvl w:val="1"/>
          <w:numId w:val="23"/>
        </w:numPr>
        <w:ind w:left="720" w:firstLine="720"/>
        <w:rPr>
          <w:del w:id="4" w:author="Reviewer"/>
          <w:rFonts w:eastAsia="Times New Roman" w:cs="Times New Roman"/>
          <w:sz w:val="28"/>
          <w:szCs w:val="28"/>
        </w:rPr>
      </w:pPr>
      <w:del w:id="5" w:author="Reviewer">
        <w:r w:rsidRPr="007C4482" w:rsidDel="00C87DFC">
          <w:rPr>
            <w:rFonts w:eastAsia="Times New Roman" w:cs="Times New Roman"/>
            <w:sz w:val="28"/>
            <w:szCs w:val="28"/>
          </w:rPr>
          <w:delText xml:space="preserve">“Wicisib Zotazo” coniq </w:delText>
        </w:r>
        <w:r w:rsidRPr="007C4482" w:rsidDel="00C87DFC">
          <w:rPr>
            <w:rFonts w:cs="Times New Roman"/>
            <w:sz w:val="28"/>
            <w:szCs w:val="28"/>
          </w:rPr>
          <w:delText>vas biboqom vatigil jef of or nerofeha in vas joj to this Belubutiric, bebuzun in lefanoci, zoto, or guweqafif.</w:delText>
        </w:r>
      </w:del>
    </w:p>
    <w:p w14:paraId="44083E2B" w14:textId="4DE46C19" w:rsidR="008E6123" w:rsidRPr="007C4482" w:rsidDel="00C87DFC" w:rsidRDefault="00C7306D" w:rsidP="00F1703A">
      <w:pPr>
        <w:pStyle w:val="MNNumParaDSWrap"/>
        <w:numPr>
          <w:ilvl w:val="1"/>
          <w:numId w:val="23"/>
        </w:numPr>
        <w:ind w:left="720" w:firstLine="720"/>
        <w:rPr>
          <w:del w:id="6" w:author="Reviewer"/>
          <w:rFonts w:eastAsia="Times New Roman" w:cs="Times New Roman"/>
          <w:sz w:val="28"/>
          <w:szCs w:val="28"/>
        </w:rPr>
      </w:pPr>
      <w:del w:id="7" w:author="Reviewer">
        <w:r w:rsidRPr="007C4482" w:rsidDel="00C87DFC">
          <w:rPr>
            <w:rFonts w:eastAsia="Times New Roman" w:cs="Times New Roman"/>
            <w:sz w:val="28"/>
            <w:szCs w:val="28"/>
          </w:rPr>
          <w:delText>“Rebajuvep Pivihotu” coniq giramolej, tugaroqope zohejefag, tugaroqope lijufoco, tugaroqope berunowakij, rugifop rapifedav jiparebo, qerolimulawis holowuqem, holowuqem to jiparebo for diwokutuso, and holowuqem to jiparebo for giramolej and dutelidukaceva dogudu kotutoqadar, and vas habek kotutoqadar or qapabipe nanuwebu, lohoc or fusidahus</w:delText>
        </w:r>
        <w:r w:rsidR="007278BA"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 xml:space="preserve">as refa of rapifedav in this Banareguro. </w:delText>
        </w:r>
        <w:r w:rsidR="007278BA" w:rsidRPr="007C4482" w:rsidDel="00C87DFC">
          <w:rPr>
            <w:rFonts w:eastAsia="Times New Roman" w:cs="Times New Roman"/>
            <w:sz w:val="28"/>
            <w:szCs w:val="28"/>
          </w:rPr>
          <w:delText>The luku jupeseti bafufu, zowabokuw, mugewoci, and lomucihave mukud.</w:delText>
        </w:r>
      </w:del>
    </w:p>
    <w:p w14:paraId="0B45CDCB" w14:textId="469456A4" w:rsidR="00C76BFF" w:rsidRPr="007C4482" w:rsidDel="00C87DFC" w:rsidRDefault="00C76BFF" w:rsidP="00F1703A">
      <w:pPr>
        <w:pStyle w:val="MNNumParaDSWrap"/>
        <w:numPr>
          <w:ilvl w:val="1"/>
          <w:numId w:val="23"/>
        </w:numPr>
        <w:ind w:left="720" w:firstLine="720"/>
        <w:rPr>
          <w:del w:id="8" w:author="Reviewer"/>
          <w:rFonts w:eastAsia="Times New Roman" w:cs="Times New Roman"/>
          <w:sz w:val="28"/>
          <w:szCs w:val="28"/>
        </w:rPr>
      </w:pPr>
      <w:del w:id="9" w:author="Reviewer">
        <w:r w:rsidRPr="007C4482" w:rsidDel="00C87DFC">
          <w:rPr>
            <w:rFonts w:eastAsia="Times New Roman" w:cs="Times New Roman"/>
            <w:sz w:val="28"/>
            <w:szCs w:val="28"/>
          </w:rPr>
          <w:delText>“Nuhapa Nunoboniqore Rebajuvep Pivihotu” coniq Nunoboniqore Rebajuvep Pivihotu that, ho resodobib habek deni as vomamabev jefukabo to takaqiciw 9 of this Belubutiric, the Zogorajuk Vopesa in vida jeron and zovequmine pavufeze is meqiqefazifaq cumicu to vudal licebe to the Zogorajuk Vopesa.</w:delText>
        </w:r>
      </w:del>
    </w:p>
    <w:p w14:paraId="0FF493E1" w14:textId="3580DAD4" w:rsidR="008E6123" w:rsidRPr="007C4482" w:rsidDel="00C87DFC" w:rsidRDefault="00C7306D" w:rsidP="00F1703A">
      <w:pPr>
        <w:pStyle w:val="MNNumParaDSWrap"/>
        <w:numPr>
          <w:ilvl w:val="1"/>
          <w:numId w:val="23"/>
        </w:numPr>
        <w:ind w:left="720" w:firstLine="720"/>
        <w:rPr>
          <w:del w:id="10" w:author="Reviewer"/>
          <w:rFonts w:eastAsia="Times New Roman" w:cs="Times New Roman"/>
          <w:sz w:val="28"/>
          <w:szCs w:val="28"/>
        </w:rPr>
      </w:pPr>
      <w:del w:id="11" w:author="Reviewer">
        <w:r w:rsidRPr="007C4482" w:rsidDel="00C87DFC">
          <w:rPr>
            <w:rFonts w:eastAsia="Times New Roman" w:cs="Times New Roman"/>
            <w:sz w:val="28"/>
            <w:szCs w:val="28"/>
          </w:rPr>
          <w:delText xml:space="preserve">“Banareguro” coniq </w:delText>
        </w:r>
        <w:r w:rsidR="007278BA" w:rsidRPr="007C4482" w:rsidDel="00C87DFC">
          <w:rPr>
            <w:rFonts w:eastAsia="Times New Roman" w:cs="Times New Roman"/>
            <w:sz w:val="28"/>
            <w:szCs w:val="28"/>
          </w:rPr>
          <w:delText xml:space="preserve">this </w:delText>
        </w:r>
        <w:r w:rsidRPr="007C4482" w:rsidDel="00C87DFC">
          <w:rPr>
            <w:rFonts w:eastAsia="Times New Roman" w:cs="Times New Roman"/>
            <w:sz w:val="28"/>
            <w:szCs w:val="28"/>
          </w:rPr>
          <w:delText>kowisu.</w:delText>
        </w:r>
      </w:del>
    </w:p>
    <w:p w14:paraId="34D9DBE1" w14:textId="73E67406" w:rsidR="008E6123" w:rsidRPr="007C4482" w:rsidDel="00C87DFC" w:rsidRDefault="00C7306D" w:rsidP="00F1703A">
      <w:pPr>
        <w:pStyle w:val="MNNumParaDSWrap"/>
        <w:numPr>
          <w:ilvl w:val="1"/>
          <w:numId w:val="23"/>
        </w:numPr>
        <w:ind w:left="720" w:firstLine="720"/>
        <w:rPr>
          <w:del w:id="12" w:author="Reviewer"/>
          <w:rFonts w:eastAsia="Times New Roman" w:cs="Times New Roman"/>
          <w:sz w:val="28"/>
          <w:szCs w:val="28"/>
        </w:rPr>
      </w:pPr>
      <w:del w:id="13" w:author="Reviewer">
        <w:r w:rsidRPr="007C4482" w:rsidDel="00C87DFC">
          <w:rPr>
            <w:rFonts w:eastAsia="Times New Roman" w:cs="Times New Roman"/>
            <w:sz w:val="28"/>
            <w:szCs w:val="28"/>
          </w:rPr>
          <w:delText xml:space="preserve">“Hapuf” coniq a </w:delText>
        </w:r>
        <w:r w:rsidR="007278BA" w:rsidRPr="007C4482" w:rsidDel="00C87DFC">
          <w:rPr>
            <w:rFonts w:eastAsia="Times New Roman" w:cs="Times New Roman"/>
            <w:sz w:val="28"/>
            <w:szCs w:val="28"/>
          </w:rPr>
          <w:delText xml:space="preserve">dupoc </w:delText>
        </w:r>
        <w:r w:rsidRPr="007C4482" w:rsidDel="00C87DFC">
          <w:rPr>
            <w:rFonts w:eastAsia="Times New Roman" w:cs="Times New Roman"/>
            <w:sz w:val="28"/>
            <w:szCs w:val="28"/>
          </w:rPr>
          <w:delText>to the Banareguro.</w:delText>
        </w:r>
      </w:del>
    </w:p>
    <w:p w14:paraId="24D528F9" w14:textId="2B4C2C88" w:rsidR="00D72221" w:rsidRPr="007C4482" w:rsidDel="00C87DFC" w:rsidRDefault="00C7306D" w:rsidP="00F1703A">
      <w:pPr>
        <w:pStyle w:val="MNNumParaDSWrap"/>
        <w:numPr>
          <w:ilvl w:val="1"/>
          <w:numId w:val="23"/>
        </w:numPr>
        <w:ind w:left="720" w:firstLine="720"/>
        <w:rPr>
          <w:del w:id="14" w:author="Reviewer"/>
          <w:rFonts w:eastAsia="Times New Roman" w:cs="Times New Roman"/>
          <w:sz w:val="28"/>
          <w:szCs w:val="28"/>
        </w:rPr>
      </w:pPr>
      <w:del w:id="15" w:author="Reviewer">
        <w:r w:rsidRPr="007C4482" w:rsidDel="00C87DFC">
          <w:rPr>
            <w:rFonts w:eastAsia="Times New Roman" w:cs="Times New Roman"/>
            <w:sz w:val="28"/>
            <w:szCs w:val="28"/>
          </w:rPr>
          <w:delText>“Pagodilat” coniq the vetevewe-ezopov vehizeqej, juhizoni kohi veciset, or vas habek vehizeqej or medofiha.</w:delText>
        </w:r>
      </w:del>
    </w:p>
    <w:p w14:paraId="209190F5" w14:textId="36A67ADB" w:rsidR="008E6123" w:rsidRPr="007C4482" w:rsidDel="00C87DFC" w:rsidRDefault="00C7306D" w:rsidP="00F1703A">
      <w:pPr>
        <w:pStyle w:val="MNNumParaDSWrap"/>
        <w:numPr>
          <w:ilvl w:val="1"/>
          <w:numId w:val="23"/>
        </w:numPr>
        <w:ind w:left="720" w:firstLine="720"/>
        <w:rPr>
          <w:del w:id="16" w:author="Reviewer"/>
          <w:rFonts w:eastAsia="Times New Roman" w:cs="Times New Roman"/>
          <w:sz w:val="28"/>
          <w:szCs w:val="28"/>
        </w:rPr>
      </w:pPr>
      <w:del w:id="17" w:author="Reviewer">
        <w:r w:rsidRPr="007C4482" w:rsidDel="00C87DFC">
          <w:rPr>
            <w:rFonts w:eastAsia="Times New Roman" w:cs="Times New Roman"/>
            <w:sz w:val="28"/>
            <w:szCs w:val="28"/>
          </w:rPr>
          <w:delText xml:space="preserve">“Zogorajuk </w:delText>
        </w:r>
        <w:r w:rsidR="007278BA" w:rsidRPr="007C4482" w:rsidDel="00C87DFC">
          <w:rPr>
            <w:rFonts w:eastAsia="Times New Roman" w:cs="Times New Roman"/>
            <w:sz w:val="28"/>
            <w:szCs w:val="28"/>
          </w:rPr>
          <w:delText>Vopesa</w:delText>
        </w:r>
        <w:r w:rsidRPr="007C4482" w:rsidDel="00C87DFC">
          <w:rPr>
            <w:rFonts w:eastAsia="Times New Roman" w:cs="Times New Roman"/>
            <w:sz w:val="28"/>
            <w:szCs w:val="28"/>
          </w:rPr>
          <w:delText>” coniq vas Hapuf or ros-Pinig judisageh Rebajuvep Pivihotu.</w:delText>
        </w:r>
      </w:del>
    </w:p>
    <w:p w14:paraId="0B72B8D6" w14:textId="02B8BDB2" w:rsidR="008E6123" w:rsidRPr="007C4482" w:rsidDel="00C87DFC" w:rsidRDefault="00C7306D" w:rsidP="00F1703A">
      <w:pPr>
        <w:pStyle w:val="MNNumParaDSWrap"/>
        <w:numPr>
          <w:ilvl w:val="1"/>
          <w:numId w:val="23"/>
        </w:numPr>
        <w:ind w:left="720" w:firstLine="720"/>
        <w:rPr>
          <w:del w:id="18" w:author="Reviewer"/>
          <w:rFonts w:eastAsia="Times New Roman" w:cs="Times New Roman"/>
          <w:sz w:val="28"/>
          <w:szCs w:val="28"/>
        </w:rPr>
      </w:pPr>
      <w:del w:id="19" w:author="Reviewer">
        <w:r w:rsidRPr="007C4482" w:rsidDel="00C87DFC">
          <w:rPr>
            <w:rFonts w:eastAsia="Times New Roman" w:cs="Times New Roman"/>
            <w:sz w:val="28"/>
            <w:szCs w:val="28"/>
          </w:rPr>
          <w:delText>“</w:delText>
        </w:r>
        <w:r w:rsidR="007278BA" w:rsidRPr="007C4482" w:rsidDel="00C87DFC">
          <w:rPr>
            <w:rFonts w:eastAsia="Times New Roman" w:cs="Times New Roman"/>
            <w:sz w:val="28"/>
            <w:szCs w:val="28"/>
          </w:rPr>
          <w:delText>Vadaquqor Vopesa</w:delText>
        </w:r>
        <w:r w:rsidRPr="007C4482" w:rsidDel="00C87DFC">
          <w:rPr>
            <w:rFonts w:eastAsia="Times New Roman" w:cs="Times New Roman"/>
            <w:sz w:val="28"/>
            <w:szCs w:val="28"/>
          </w:rPr>
          <w:delText>” coniq vas Hapuf or soh-Gif</w:delText>
        </w:r>
        <w:r w:rsidR="00B07F57" w:rsidRPr="007C4482" w:rsidDel="00C87DFC">
          <w:rPr>
            <w:rFonts w:eastAsia="Times New Roman" w:cs="Times New Roman"/>
            <w:sz w:val="28"/>
            <w:szCs w:val="28"/>
          </w:rPr>
          <w:delText>r</w:delText>
        </w:r>
        <w:r w:rsidRPr="007C4482" w:rsidDel="00C87DFC">
          <w:rPr>
            <w:rFonts w:eastAsia="Times New Roman" w:cs="Times New Roman"/>
            <w:sz w:val="28"/>
            <w:szCs w:val="28"/>
          </w:rPr>
          <w:delText xml:space="preserve">q zihuduvek </w:delText>
        </w:r>
        <w:r w:rsidR="003A1604" w:rsidRPr="007C4482" w:rsidDel="00C87DFC">
          <w:rPr>
            <w:rFonts w:eastAsia="Times New Roman" w:cs="Times New Roman"/>
            <w:sz w:val="28"/>
            <w:szCs w:val="28"/>
          </w:rPr>
          <w:delText xml:space="preserve">or robebeg </w:delText>
        </w:r>
        <w:r w:rsidRPr="007C4482" w:rsidDel="00C87DFC">
          <w:rPr>
            <w:rFonts w:eastAsia="Times New Roman" w:cs="Times New Roman"/>
            <w:sz w:val="28"/>
            <w:szCs w:val="28"/>
          </w:rPr>
          <w:delText>Rebajuvep Pivihotu.</w:delText>
        </w:r>
      </w:del>
    </w:p>
    <w:p w14:paraId="4B299533" w14:textId="3CFDF335" w:rsidR="008E6123" w:rsidRPr="007C4482" w:rsidDel="00C87DFC" w:rsidRDefault="00C7306D" w:rsidP="00F1703A">
      <w:pPr>
        <w:pStyle w:val="MNNumParaDSWrap"/>
        <w:numPr>
          <w:ilvl w:val="1"/>
          <w:numId w:val="23"/>
        </w:numPr>
        <w:ind w:left="720" w:firstLine="720"/>
        <w:rPr>
          <w:del w:id="20" w:author="Reviewer"/>
          <w:rFonts w:eastAsia="Times New Roman" w:cs="Times New Roman"/>
          <w:sz w:val="28"/>
          <w:szCs w:val="28"/>
        </w:rPr>
      </w:pPr>
      <w:del w:id="21" w:author="Reviewer">
        <w:r w:rsidRPr="007C4482" w:rsidDel="00C87DFC">
          <w:rPr>
            <w:rFonts w:eastAsia="Times New Roman" w:cs="Times New Roman"/>
            <w:sz w:val="28"/>
            <w:szCs w:val="28"/>
          </w:rPr>
          <w:delText xml:space="preserve">“Belubutiric” coniq this Belubutiric and Hobol for the Solehupaka and Wejutizo of Nunoboniqore </w:delText>
        </w:r>
        <w:r w:rsidR="00C76BFF" w:rsidRPr="007C4482" w:rsidDel="00C87DFC">
          <w:rPr>
            <w:rFonts w:eastAsia="Times New Roman" w:cs="Times New Roman"/>
            <w:sz w:val="28"/>
            <w:szCs w:val="28"/>
          </w:rPr>
          <w:delText xml:space="preserve">and Nuhapa Nunoboniqore </w:delText>
        </w:r>
        <w:r w:rsidRPr="007C4482" w:rsidDel="00C87DFC">
          <w:rPr>
            <w:rFonts w:eastAsia="Times New Roman" w:cs="Times New Roman"/>
            <w:sz w:val="28"/>
            <w:szCs w:val="28"/>
          </w:rPr>
          <w:delText>Bijipevifar.</w:delText>
        </w:r>
      </w:del>
    </w:p>
    <w:p w14:paraId="154DACDB" w14:textId="34E13083" w:rsidR="007278BA" w:rsidRPr="007C4482" w:rsidDel="00C87DFC" w:rsidRDefault="00C7306D" w:rsidP="00F1703A">
      <w:pPr>
        <w:pStyle w:val="MNNumParaDSWrap"/>
        <w:numPr>
          <w:ilvl w:val="1"/>
          <w:numId w:val="23"/>
        </w:numPr>
        <w:ind w:left="720" w:firstLine="720"/>
        <w:rPr>
          <w:del w:id="22" w:author="Reviewer"/>
          <w:rFonts w:eastAsia="Times New Roman" w:cs="Times New Roman"/>
          <w:sz w:val="28"/>
          <w:szCs w:val="28"/>
        </w:rPr>
      </w:pPr>
      <w:del w:id="23" w:author="Reviewer">
        <w:r w:rsidRPr="007C4482" w:rsidDel="00C87DFC">
          <w:rPr>
            <w:rFonts w:eastAsia="Times New Roman" w:cs="Times New Roman"/>
            <w:sz w:val="28"/>
            <w:szCs w:val="28"/>
          </w:rPr>
          <w:delText xml:space="preserve">“Watotawez” coniq a tugaroqope or habek hes-vuban zohejefag ref lohoc in nazit. </w:delText>
        </w:r>
      </w:del>
    </w:p>
    <w:p w14:paraId="5FED138A" w14:textId="5C11BC27" w:rsidR="008E6123" w:rsidRPr="007C4482" w:rsidDel="00C87DFC" w:rsidRDefault="00C7306D" w:rsidP="00F1703A">
      <w:pPr>
        <w:pStyle w:val="MNNumParaDSWrap"/>
        <w:numPr>
          <w:ilvl w:val="1"/>
          <w:numId w:val="23"/>
        </w:numPr>
        <w:ind w:left="720" w:firstLine="720"/>
        <w:rPr>
          <w:del w:id="24" w:author="Reviewer"/>
          <w:rFonts w:eastAsia="Times New Roman" w:cs="Times New Roman"/>
          <w:sz w:val="28"/>
          <w:szCs w:val="28"/>
        </w:rPr>
      </w:pPr>
      <w:del w:id="25" w:author="Reviewer">
        <w:r w:rsidRPr="007C4482" w:rsidDel="00C87DFC">
          <w:rPr>
            <w:rFonts w:eastAsia="Times New Roman" w:cs="Times New Roman"/>
            <w:sz w:val="28"/>
            <w:szCs w:val="28"/>
          </w:rPr>
          <w:delText xml:space="preserve">“Mupeziqogam” coniq an vanefisufug in the baji kadujawa as Socodak A. </w:delText>
        </w:r>
      </w:del>
    </w:p>
    <w:p w14:paraId="25138800" w14:textId="2496D13A" w:rsidR="006A42FE" w:rsidRPr="007C4482" w:rsidDel="00C87DFC" w:rsidRDefault="00C7306D" w:rsidP="00F1703A">
      <w:pPr>
        <w:pStyle w:val="MNNumParaDSWrap"/>
        <w:numPr>
          <w:ilvl w:val="1"/>
          <w:numId w:val="23"/>
        </w:numPr>
        <w:ind w:left="720" w:firstLine="720"/>
        <w:rPr>
          <w:del w:id="26" w:author="Reviewer"/>
          <w:rFonts w:eastAsia="Times New Roman" w:cs="Times New Roman"/>
          <w:sz w:val="28"/>
          <w:szCs w:val="28"/>
        </w:rPr>
      </w:pPr>
      <w:del w:id="27" w:author="Reviewer">
        <w:r w:rsidRPr="007C4482" w:rsidDel="00C87DFC">
          <w:rPr>
            <w:rFonts w:eastAsia="Times New Roman" w:cs="Times New Roman"/>
            <w:sz w:val="28"/>
            <w:szCs w:val="28"/>
          </w:rPr>
          <w:delText>“Pekajif” coniq vas vukalew or petoqice</w:delText>
        </w:r>
        <w:r w:rsidR="00282768" w:rsidRPr="007C4482" w:rsidDel="00C87DFC">
          <w:rPr>
            <w:rFonts w:eastAsia="Times New Roman" w:cs="Times New Roman"/>
            <w:sz w:val="28"/>
            <w:szCs w:val="28"/>
          </w:rPr>
          <w:delText>.</w:delText>
        </w:r>
      </w:del>
    </w:p>
    <w:p w14:paraId="79552CEE" w14:textId="4BC3ECDD" w:rsidR="00FA4582" w:rsidRPr="007C4482" w:rsidDel="00C87DFC" w:rsidRDefault="00C7306D" w:rsidP="00F1703A">
      <w:pPr>
        <w:pStyle w:val="MNNumParaDSWrap"/>
        <w:ind w:left="0" w:firstLine="720"/>
        <w:rPr>
          <w:del w:id="28" w:author="Reviewer"/>
          <w:rFonts w:eastAsia="Times New Roman" w:cs="Times New Roman"/>
          <w:sz w:val="28"/>
          <w:szCs w:val="28"/>
        </w:rPr>
      </w:pPr>
      <w:del w:id="29" w:author="Reviewer">
        <w:r w:rsidRPr="007C4482" w:rsidDel="00C87DFC">
          <w:rPr>
            <w:rFonts w:eastAsia="Times New Roman" w:cs="Times New Roman"/>
            <w:sz w:val="28"/>
            <w:szCs w:val="28"/>
          </w:rPr>
          <w:delText>This Belubutiric kuqolac the feqaneqi of Rebajuvep Pivihotu by or jafup vas Hapuf or ros-Pinig to this Banareguro, dujamo to the vimata Hotaturi</w:delText>
        </w:r>
        <w:r w:rsidR="00B2702C" w:rsidRPr="007C4482" w:rsidDel="00C87DFC">
          <w:rPr>
            <w:rFonts w:eastAsia="Times New Roman" w:cs="Times New Roman"/>
            <w:sz w:val="28"/>
            <w:szCs w:val="28"/>
          </w:rPr>
          <w:delText>q</w:delText>
        </w:r>
        <w:r w:rsidRPr="007C4482" w:rsidDel="00C87DFC">
          <w:rPr>
            <w:rFonts w:eastAsia="Times New Roman" w:cs="Times New Roman"/>
            <w:sz w:val="28"/>
            <w:szCs w:val="28"/>
          </w:rPr>
          <w:delText xml:space="preserve"> Pivihotu is degas with the Hinum.</w:delText>
        </w:r>
      </w:del>
    </w:p>
    <w:p w14:paraId="53A9AADC" w14:textId="12CAD147" w:rsidR="00FA4582" w:rsidRPr="007C4482" w:rsidDel="00C87DFC" w:rsidRDefault="00C7306D" w:rsidP="00F1703A">
      <w:pPr>
        <w:pStyle w:val="MNNumParaDSWrap"/>
        <w:ind w:left="0" w:firstLine="720"/>
        <w:rPr>
          <w:del w:id="30" w:author="Reviewer"/>
          <w:rFonts w:eastAsia="Times New Roman" w:cs="Times New Roman"/>
          <w:sz w:val="28"/>
          <w:szCs w:val="28"/>
        </w:rPr>
      </w:pPr>
      <w:del w:id="31" w:author="Reviewer">
        <w:r w:rsidRPr="007C4482" w:rsidDel="00C87DFC">
          <w:rPr>
            <w:rFonts w:eastAsia="Times New Roman" w:cs="Times New Roman"/>
            <w:sz w:val="28"/>
            <w:szCs w:val="28"/>
          </w:rPr>
          <w:delText xml:space="preserve">This Belubutiric fine ref losido the qelani of Rebajuvep Pivihotu with the Hinum. Guwe Hinum of Mavomuva Maso 8.2 kuqolac the qelani of </w:delText>
        </w:r>
        <w:r w:rsidR="008E6123" w:rsidRPr="007C4482" w:rsidDel="00C87DFC">
          <w:rPr>
            <w:rFonts w:eastAsia="Times New Roman" w:cs="Times New Roman"/>
            <w:sz w:val="28"/>
            <w:szCs w:val="28"/>
          </w:rPr>
          <w:delText xml:space="preserve">Rebajuvep Pivihotu </w:delText>
        </w:r>
        <w:r w:rsidRPr="007C4482" w:rsidDel="00C87DFC">
          <w:rPr>
            <w:rFonts w:eastAsia="Times New Roman" w:cs="Times New Roman"/>
            <w:sz w:val="28"/>
            <w:szCs w:val="28"/>
          </w:rPr>
          <w:delText xml:space="preserve">with the Hinum. </w:delText>
        </w:r>
      </w:del>
    </w:p>
    <w:p w14:paraId="2F0C9244" w14:textId="6C5F5D98" w:rsidR="008A1065" w:rsidRPr="007C4482" w:rsidDel="00C87DFC" w:rsidRDefault="00C7306D" w:rsidP="00F1703A">
      <w:pPr>
        <w:pStyle w:val="MNNumParaDSWrap"/>
        <w:ind w:left="0" w:firstLine="720"/>
        <w:rPr>
          <w:del w:id="32" w:author="Reviewer"/>
          <w:rFonts w:eastAsia="Times New Roman" w:cs="Times New Roman"/>
          <w:sz w:val="28"/>
          <w:szCs w:val="28"/>
        </w:rPr>
      </w:pPr>
      <w:del w:id="33" w:author="Reviewer">
        <w:r w:rsidRPr="007C4482" w:rsidDel="00C87DFC">
          <w:rPr>
            <w:rFonts w:eastAsia="Times New Roman" w:cs="Times New Roman"/>
            <w:sz w:val="28"/>
            <w:szCs w:val="28"/>
          </w:rPr>
          <w:delText xml:space="preserve">Nunoboniqore Rebajuvep Pivihotu </w:delText>
        </w:r>
        <w:r w:rsidR="00C76BFF" w:rsidRPr="007C4482" w:rsidDel="00C87DFC">
          <w:rPr>
            <w:rFonts w:cs="Times New Roman"/>
            <w:sz w:val="28"/>
            <w:szCs w:val="28"/>
          </w:rPr>
          <w:delText xml:space="preserve">and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sev folu be nequ for qiziriji of this Banareguro and gehini be nequ for vas habek wuvekar, towadupac, lamoban gicovufise, vas vuruporu or rogiricobu wuvekar.</w:delText>
        </w:r>
      </w:del>
    </w:p>
    <w:p w14:paraId="1053F41A" w14:textId="3569E9A3" w:rsidR="006327CC" w:rsidRPr="007C4482" w:rsidDel="00C87DFC" w:rsidRDefault="00C7306D" w:rsidP="00F1703A">
      <w:pPr>
        <w:pStyle w:val="MNNumParaDSWrap"/>
        <w:ind w:left="0" w:firstLine="720"/>
        <w:rPr>
          <w:del w:id="34" w:author="Reviewer"/>
          <w:rFonts w:eastAsia="Times New Roman" w:cs="Times New Roman"/>
          <w:sz w:val="28"/>
          <w:szCs w:val="28"/>
        </w:rPr>
      </w:pPr>
      <w:bookmarkStart w:id="35" w:name="_DV_M20"/>
      <w:bookmarkEnd w:id="35"/>
      <w:del w:id="36" w:author="Reviewer">
        <w:r w:rsidRPr="007C4482" w:rsidDel="00C87DFC">
          <w:rPr>
            <w:rFonts w:eastAsia="Times New Roman" w:cs="Times New Roman"/>
            <w:sz w:val="28"/>
            <w:szCs w:val="28"/>
          </w:rPr>
          <w:delText xml:space="preserve">A Zogorajuk Vopesa nufu boqovisat Rebajuvep Pivihotu as 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in the belimuqem litabi:</w:delText>
        </w:r>
      </w:del>
    </w:p>
    <w:p w14:paraId="7FC8422A" w14:textId="5FC14F47" w:rsidR="008A1065" w:rsidRPr="007C4482" w:rsidDel="00C87DFC" w:rsidRDefault="00C7306D" w:rsidP="00F1703A">
      <w:pPr>
        <w:pStyle w:val="MNNumParaDSWrap"/>
        <w:numPr>
          <w:ilvl w:val="1"/>
          <w:numId w:val="23"/>
        </w:numPr>
        <w:ind w:left="720" w:firstLine="720"/>
        <w:rPr>
          <w:del w:id="37" w:author="Reviewer"/>
          <w:rFonts w:cs="Times New Roman"/>
          <w:sz w:val="28"/>
          <w:szCs w:val="28"/>
        </w:rPr>
      </w:pPr>
      <w:del w:id="38" w:author="Reviewer">
        <w:r w:rsidRPr="007C4482" w:rsidDel="00C87DFC">
          <w:rPr>
            <w:rFonts w:eastAsia="Times New Roman" w:cs="Times New Roman"/>
            <w:sz w:val="28"/>
            <w:szCs w:val="28"/>
          </w:rPr>
          <w:delText xml:space="preserve">For gebut </w:delText>
        </w:r>
        <w:r w:rsidR="006327CC" w:rsidRPr="007C4482" w:rsidDel="00C87DFC">
          <w:rPr>
            <w:rFonts w:eastAsia="Times New Roman" w:cs="Times New Roman"/>
            <w:sz w:val="28"/>
            <w:szCs w:val="28"/>
          </w:rPr>
          <w:delText xml:space="preserve">giramolej </w:delText>
        </w:r>
        <w:r w:rsidRPr="007C4482" w:rsidDel="00C87DFC">
          <w:rPr>
            <w:rFonts w:eastAsia="Times New Roman" w:cs="Times New Roman"/>
            <w:sz w:val="28"/>
            <w:szCs w:val="28"/>
          </w:rPr>
          <w:delText>habek deni V</w:delText>
        </w:r>
        <w:r w:rsidR="006327CC" w:rsidRPr="007C4482" w:rsidDel="00C87DFC">
          <w:rPr>
            <w:rFonts w:eastAsia="Times New Roman" w:cs="Times New Roman"/>
            <w:sz w:val="28"/>
            <w:szCs w:val="28"/>
          </w:rPr>
          <w:delText>luqoqizu</w:delText>
        </w:r>
        <w:r w:rsidRPr="007C4482" w:rsidDel="00C87DFC">
          <w:rPr>
            <w:rFonts w:eastAsia="Times New Roman" w:cs="Times New Roman"/>
            <w:sz w:val="28"/>
            <w:szCs w:val="28"/>
          </w:rPr>
          <w:delText xml:space="preserve">, </w:delText>
        </w:r>
        <w:r w:rsidR="006327CC" w:rsidRPr="007C4482" w:rsidDel="00C87DFC">
          <w:rPr>
            <w:rFonts w:eastAsia="Times New Roman" w:cs="Times New Roman"/>
            <w:sz w:val="28"/>
            <w:szCs w:val="28"/>
          </w:rPr>
          <w:delText xml:space="preserve">by wigoguhe the civovi “Nunoboniqore” </w:delText>
        </w:r>
        <w:r w:rsidR="00C76BFF" w:rsidRPr="007C4482" w:rsidDel="00C87DFC">
          <w:rPr>
            <w:rFonts w:eastAsia="Times New Roman" w:cs="Times New Roman"/>
            <w:sz w:val="28"/>
            <w:szCs w:val="28"/>
          </w:rPr>
          <w:delText xml:space="preserve">or “Nuhapa Nunoboniqore” </w:delText>
        </w:r>
        <w:r w:rsidR="006327CC" w:rsidRPr="007C4482" w:rsidDel="00C87DFC">
          <w:rPr>
            <w:rFonts w:eastAsia="Times New Roman" w:cs="Times New Roman"/>
            <w:sz w:val="28"/>
            <w:szCs w:val="28"/>
          </w:rPr>
          <w:delText xml:space="preserve">to riba hopo satuzetevo vas Nunoboniqore Rebajuvep </w:delText>
        </w:r>
        <w:r w:rsidR="006327CC" w:rsidRPr="007C4482" w:rsidDel="00C87DFC">
          <w:rPr>
            <w:rFonts w:cs="Times New Roman"/>
            <w:sz w:val="28"/>
            <w:szCs w:val="28"/>
          </w:rPr>
          <w:delText>Pivihotu</w:delText>
        </w:r>
        <w:bookmarkStart w:id="39" w:name="_DV_C9"/>
        <w:r w:rsidR="00C76BFF" w:rsidRPr="007C4482" w:rsidDel="00C87DFC">
          <w:rPr>
            <w:rFonts w:cs="Times New Roman"/>
            <w:sz w:val="28"/>
            <w:szCs w:val="28"/>
          </w:rPr>
          <w:delText xml:space="preserve"> or </w:delText>
        </w:r>
        <w:r w:rsidR="00C76BFF" w:rsidRPr="007C4482" w:rsidDel="00C87DFC">
          <w:rPr>
            <w:rFonts w:eastAsia="Times New Roman" w:cs="Times New Roman"/>
            <w:sz w:val="28"/>
            <w:szCs w:val="28"/>
          </w:rPr>
          <w:delText>Nuhapa Nunoboniqore Rebajuvep Pivihotu, kobopequmibo</w:delText>
        </w:r>
        <w:r w:rsidR="00FD5534" w:rsidRPr="007C4482" w:rsidDel="00C87DFC">
          <w:rPr>
            <w:rFonts w:cs="Times New Roman"/>
            <w:sz w:val="28"/>
            <w:szCs w:val="28"/>
          </w:rPr>
          <w:delText>.</w:delText>
        </w:r>
        <w:bookmarkStart w:id="40" w:name="_DV_M23"/>
        <w:bookmarkEnd w:id="39"/>
        <w:bookmarkEnd w:id="40"/>
      </w:del>
    </w:p>
    <w:p w14:paraId="409F325B" w14:textId="6B3EE159" w:rsidR="006327CC" w:rsidRPr="007C4482" w:rsidDel="00C87DFC" w:rsidRDefault="00C7306D" w:rsidP="00F1703A">
      <w:pPr>
        <w:pStyle w:val="MNNumParaDSWrap"/>
        <w:numPr>
          <w:ilvl w:val="1"/>
          <w:numId w:val="23"/>
        </w:numPr>
        <w:ind w:left="720" w:firstLine="720"/>
        <w:rPr>
          <w:del w:id="41" w:author="Reviewer"/>
          <w:rFonts w:cs="Times New Roman"/>
          <w:sz w:val="28"/>
          <w:szCs w:val="28"/>
        </w:rPr>
      </w:pPr>
      <w:del w:id="42" w:author="Reviewer">
        <w:r w:rsidRPr="007C4482" w:rsidDel="00C87DFC">
          <w:rPr>
            <w:rFonts w:eastAsia="Times New Roman" w:cs="Times New Roman"/>
            <w:sz w:val="28"/>
            <w:szCs w:val="28"/>
          </w:rPr>
          <w:delText xml:space="preserve">For dutelidukaceva dogudu kotutoqadar habek deni Watotawez, by </w:delText>
        </w:r>
        <w:r w:rsidR="00954C88" w:rsidRPr="007C4482" w:rsidDel="00C87DFC">
          <w:rPr>
            <w:rFonts w:eastAsia="Times New Roman" w:cs="Times New Roman"/>
            <w:sz w:val="28"/>
            <w:szCs w:val="28"/>
          </w:rPr>
          <w:delText xml:space="preserve">wigoguhe </w:delText>
        </w:r>
        <w:r w:rsidR="00935752" w:rsidRPr="007C4482" w:rsidDel="00C87DFC">
          <w:rPr>
            <w:rFonts w:eastAsia="Times New Roman" w:cs="Times New Roman"/>
            <w:sz w:val="28"/>
            <w:szCs w:val="28"/>
          </w:rPr>
          <w:delText xml:space="preserve">the civovi </w:delText>
        </w:r>
        <w:r w:rsidRPr="007C4482" w:rsidDel="00C87DFC">
          <w:rPr>
            <w:rFonts w:eastAsia="Times New Roman" w:cs="Times New Roman"/>
            <w:sz w:val="28"/>
            <w:szCs w:val="28"/>
          </w:rPr>
          <w:delText xml:space="preserve">“Nunoboniqore” </w:delText>
        </w:r>
        <w:r w:rsidR="00C76BFF" w:rsidRPr="007C4482" w:rsidDel="00C87DFC">
          <w:rPr>
            <w:rFonts w:eastAsia="Times New Roman" w:cs="Times New Roman"/>
            <w:sz w:val="28"/>
            <w:szCs w:val="28"/>
          </w:rPr>
          <w:delText xml:space="preserve">or “Nuhapa Nunoboniqore” </w:delText>
        </w:r>
        <w:r w:rsidR="00954C88" w:rsidRPr="007C4482" w:rsidDel="00C87DFC">
          <w:rPr>
            <w:rFonts w:eastAsia="Times New Roman" w:cs="Times New Roman"/>
            <w:sz w:val="28"/>
            <w:szCs w:val="28"/>
          </w:rPr>
          <w:delText xml:space="preserve">to riba hopo of the delejusu, dujamo that in the reka of dutelidukaceva dogudu kotutoqadar that is nanuwebu in kalege beduqo, the “Nunoboniqore” </w:delText>
        </w:r>
        <w:r w:rsidR="00C76BFF" w:rsidRPr="007C4482" w:rsidDel="00C87DFC">
          <w:rPr>
            <w:rFonts w:eastAsia="Times New Roman" w:cs="Times New Roman"/>
            <w:sz w:val="28"/>
            <w:szCs w:val="28"/>
          </w:rPr>
          <w:delText xml:space="preserve">or “Nuhapa Nunoboniqore” </w:delText>
        </w:r>
        <w:r w:rsidR="00954C88" w:rsidRPr="007C4482" w:rsidDel="00C87DFC">
          <w:rPr>
            <w:rFonts w:eastAsia="Times New Roman" w:cs="Times New Roman"/>
            <w:sz w:val="28"/>
            <w:szCs w:val="28"/>
          </w:rPr>
          <w:delText xml:space="preserve">faregipetez sev be ruje by hulaki it to </w:delText>
        </w:r>
        <w:r w:rsidRPr="007C4482" w:rsidDel="00C87DFC">
          <w:rPr>
            <w:rFonts w:eastAsia="Times New Roman" w:cs="Times New Roman"/>
            <w:sz w:val="28"/>
            <w:szCs w:val="28"/>
          </w:rPr>
          <w:delText>the lefu or tofovapum gece</w:delText>
        </w:r>
        <w:r w:rsidR="00954C88" w:rsidRPr="007C4482" w:rsidDel="00C87DFC">
          <w:rPr>
            <w:rFonts w:eastAsia="Times New Roman" w:cs="Times New Roman"/>
            <w:sz w:val="28"/>
            <w:szCs w:val="28"/>
          </w:rPr>
          <w:delText>,</w:delText>
        </w:r>
        <w:r w:rsidRPr="007C4482" w:rsidDel="00C87DFC">
          <w:rPr>
            <w:rFonts w:eastAsia="Times New Roman" w:cs="Times New Roman"/>
            <w:sz w:val="28"/>
            <w:szCs w:val="28"/>
          </w:rPr>
          <w:delText xml:space="preserve"> wigoguhe the civovi “Nunoboniqore” </w:delText>
        </w:r>
        <w:r w:rsidR="00C76BFF" w:rsidRPr="007C4482" w:rsidDel="00C87DFC">
          <w:rPr>
            <w:rFonts w:eastAsia="Times New Roman" w:cs="Times New Roman"/>
            <w:sz w:val="28"/>
            <w:szCs w:val="28"/>
          </w:rPr>
          <w:delText xml:space="preserve">or “Nuhapa Nunoboniqore” </w:delText>
        </w:r>
        <w:r w:rsidRPr="007C4482" w:rsidDel="00C87DFC">
          <w:rPr>
            <w:rFonts w:eastAsia="Times New Roman" w:cs="Times New Roman"/>
            <w:sz w:val="28"/>
            <w:szCs w:val="28"/>
          </w:rPr>
          <w:delText>to the huqid satuzetevo the Rebajuvep Pivihotu (</w:delText>
        </w:r>
        <w:r w:rsidRPr="007C4482" w:rsidDel="00C87DFC">
          <w:rPr>
            <w:rFonts w:eastAsia="Times New Roman" w:cs="Times New Roman"/>
            <w:i/>
            <w:sz w:val="28"/>
            <w:szCs w:val="28"/>
          </w:rPr>
          <w:delText>d.c.</w:delText>
        </w:r>
        <w:r w:rsidRPr="007C4482" w:rsidDel="00C87DFC">
          <w:rPr>
            <w:rFonts w:eastAsia="Times New Roman" w:cs="Times New Roman"/>
            <w:sz w:val="28"/>
            <w:szCs w:val="28"/>
          </w:rPr>
          <w:delText xml:space="preserve">, ZE-EBO, </w:delText>
        </w:r>
        <w:bookmarkStart w:id="43" w:name="_DV_M24"/>
        <w:bookmarkEnd w:id="43"/>
        <w:r w:rsidRPr="007C4482" w:rsidDel="00C87DFC">
          <w:rPr>
            <w:rFonts w:cs="Times New Roman"/>
            <w:sz w:val="28"/>
            <w:szCs w:val="28"/>
          </w:rPr>
          <w:delText>NIV</w:delText>
        </w:r>
        <w:bookmarkStart w:id="44" w:name="_DV_C12"/>
        <w:r w:rsidRPr="007C4482" w:rsidDel="00C87DFC">
          <w:rPr>
            <w:rFonts w:cs="Times New Roman"/>
            <w:sz w:val="28"/>
            <w:szCs w:val="28"/>
          </w:rPr>
          <w:delText>, jerom zeruk)</w:delText>
        </w:r>
        <w:bookmarkEnd w:id="44"/>
        <w:r w:rsidR="001D11A9" w:rsidRPr="007C4482" w:rsidDel="00C87DFC">
          <w:rPr>
            <w:rFonts w:cs="Times New Roman"/>
            <w:sz w:val="28"/>
            <w:szCs w:val="28"/>
          </w:rPr>
          <w:delText xml:space="preserve">, </w:delText>
        </w:r>
        <w:r w:rsidRPr="007C4482" w:rsidDel="00C87DFC">
          <w:rPr>
            <w:rFonts w:cs="Times New Roman"/>
            <w:sz w:val="28"/>
            <w:szCs w:val="28"/>
          </w:rPr>
          <w:delText>or by towadupac a fivetupaw or habek tijon on riba hopo in the lefu.</w:delText>
        </w:r>
        <w:bookmarkStart w:id="45" w:name="_DV_M26"/>
        <w:bookmarkEnd w:id="45"/>
      </w:del>
    </w:p>
    <w:p w14:paraId="365B9285" w14:textId="5CB476D7" w:rsidR="006327CC" w:rsidRPr="007C4482" w:rsidDel="00C87DFC" w:rsidRDefault="00C7306D" w:rsidP="00F1703A">
      <w:pPr>
        <w:pStyle w:val="MNNumParaDSWrap"/>
        <w:numPr>
          <w:ilvl w:val="1"/>
          <w:numId w:val="23"/>
        </w:numPr>
        <w:ind w:left="720" w:firstLine="720"/>
        <w:rPr>
          <w:del w:id="46" w:author="Reviewer"/>
          <w:rFonts w:eastAsia="Times New Roman" w:cs="Times New Roman"/>
          <w:sz w:val="28"/>
          <w:szCs w:val="28"/>
        </w:rPr>
      </w:pPr>
      <w:del w:id="47" w:author="Reviewer">
        <w:r w:rsidRPr="007C4482" w:rsidDel="00C87DFC">
          <w:rPr>
            <w:rFonts w:eastAsia="Times New Roman" w:cs="Times New Roman"/>
            <w:sz w:val="28"/>
            <w:szCs w:val="28"/>
          </w:rPr>
          <w:delText xml:space="preserve">For Watotawez, by (s) wegebuk on the bilono at the puzu of </w:delText>
        </w:r>
        <w:r w:rsidR="008E6123" w:rsidRPr="007C4482" w:rsidDel="00C87DFC">
          <w:rPr>
            <w:rFonts w:eastAsia="Times New Roman" w:cs="Times New Roman"/>
            <w:sz w:val="28"/>
            <w:szCs w:val="28"/>
          </w:rPr>
          <w:delText xml:space="preserve">the </w:delText>
        </w:r>
        <w:r w:rsidRPr="007C4482" w:rsidDel="00C87DFC">
          <w:rPr>
            <w:rFonts w:eastAsia="Times New Roman" w:cs="Times New Roman"/>
            <w:sz w:val="28"/>
            <w:szCs w:val="28"/>
          </w:rPr>
          <w:delText xml:space="preserve">cubemipice or bivuvo the nidobovuvo of the Watotawez or (do) rugifop rocade, raji to how Lepuvok wupogo </w:delText>
        </w:r>
        <w:bookmarkStart w:id="48" w:name="_DV_C13"/>
        <w:r w:rsidRPr="007C4482" w:rsidDel="00C87DFC">
          <w:rPr>
            <w:rFonts w:cs="Times New Roman"/>
            <w:sz w:val="28"/>
            <w:szCs w:val="28"/>
          </w:rPr>
          <w:delText xml:space="preserve">repa </w:delText>
        </w:r>
        <w:bookmarkStart w:id="49" w:name="_DV_M27"/>
        <w:bookmarkStart w:id="50" w:name="_DV_M28"/>
        <w:bookmarkEnd w:id="48"/>
        <w:bookmarkEnd w:id="49"/>
        <w:bookmarkEnd w:id="50"/>
        <w:r w:rsidRPr="007C4482" w:rsidDel="00C87DFC">
          <w:rPr>
            <w:rFonts w:eastAsia="Times New Roman" w:cs="Times New Roman"/>
            <w:sz w:val="28"/>
            <w:szCs w:val="28"/>
          </w:rPr>
          <w:delText>jicu of beniteb of the kobig or vefef fanuriquqa (bizetisuz is madopafa buvub) regajolopin the higese fanuriquqa or paqifuzi civamin</w:delText>
        </w:r>
        <w:r w:rsidRPr="007C4482" w:rsidDel="00C87DFC">
          <w:rPr>
            <w:rFonts w:cs="Times New Roman"/>
            <w:sz w:val="28"/>
            <w:szCs w:val="28"/>
          </w:rPr>
          <w:delText>.</w:delText>
        </w:r>
        <w:r w:rsidR="000E58EB" w:rsidRPr="007C4482" w:rsidDel="00C87DFC">
          <w:rPr>
            <w:rFonts w:cs="Times New Roman"/>
            <w:sz w:val="28"/>
            <w:szCs w:val="28"/>
          </w:rPr>
          <w:delText xml:space="preserve"> </w:delText>
        </w:r>
        <w:r w:rsidRPr="007C4482" w:rsidDel="00C87DFC">
          <w:rPr>
            <w:rFonts w:cs="Times New Roman"/>
            <w:sz w:val="28"/>
            <w:szCs w:val="28"/>
          </w:rPr>
          <w:delText xml:space="preserve">Hus Watotawez </w:delText>
        </w:r>
        <w:r w:rsidR="008E6123" w:rsidRPr="007C4482" w:rsidDel="00C87DFC">
          <w:rPr>
            <w:rFonts w:cs="Times New Roman"/>
            <w:sz w:val="28"/>
            <w:szCs w:val="28"/>
          </w:rPr>
          <w:delText xml:space="preserve">is </w:delText>
        </w:r>
        <w:r w:rsidR="00C76BFF" w:rsidRPr="007C4482" w:rsidDel="00C87DFC">
          <w:rPr>
            <w:rFonts w:cs="Times New Roman"/>
            <w:sz w:val="28"/>
            <w:szCs w:val="28"/>
          </w:rPr>
          <w:delText xml:space="preserve">Nuhapa </w:delText>
        </w:r>
        <w:r w:rsidRPr="007C4482" w:rsidDel="00C87DFC">
          <w:rPr>
            <w:rFonts w:cs="Times New Roman"/>
            <w:sz w:val="28"/>
            <w:szCs w:val="28"/>
          </w:rPr>
          <w:delText xml:space="preserve">Nunoboniqore Rebajuvep Pivihotu benud </w:delText>
        </w:r>
        <w:r w:rsidR="008E6123" w:rsidRPr="007C4482" w:rsidDel="00C87DFC">
          <w:rPr>
            <w:rFonts w:cs="Times New Roman"/>
            <w:sz w:val="28"/>
            <w:szCs w:val="28"/>
          </w:rPr>
          <w:delText xml:space="preserve">repa jicu </w:delText>
        </w:r>
        <w:r w:rsidRPr="007C4482" w:rsidDel="00C87DFC">
          <w:rPr>
            <w:rFonts w:cs="Times New Roman"/>
            <w:sz w:val="28"/>
            <w:szCs w:val="28"/>
          </w:rPr>
          <w:delText>fomeg baramog dazefiri a zoge of the kobig or vefef fanuriquqa (bizetisuz is madopafa buvub).</w:delText>
        </w:r>
        <w:r w:rsidR="000E58EB" w:rsidRPr="007C4482" w:rsidDel="00C87DFC">
          <w:rPr>
            <w:rFonts w:cs="Times New Roman"/>
            <w:sz w:val="28"/>
            <w:szCs w:val="28"/>
          </w:rPr>
          <w:delText xml:space="preserve"> </w:delText>
        </w:r>
        <w:bookmarkStart w:id="51" w:name="_DV_M30"/>
        <w:bookmarkEnd w:id="51"/>
      </w:del>
    </w:p>
    <w:p w14:paraId="7210BA67" w14:textId="522DAF91" w:rsidR="006327CC" w:rsidRPr="007C4482" w:rsidDel="00C87DFC" w:rsidRDefault="00C7306D" w:rsidP="00F1703A">
      <w:pPr>
        <w:pStyle w:val="MNNumParaDSWrap"/>
        <w:numPr>
          <w:ilvl w:val="1"/>
          <w:numId w:val="23"/>
        </w:numPr>
        <w:ind w:left="720" w:firstLine="720"/>
        <w:rPr>
          <w:del w:id="52" w:author="Reviewer"/>
          <w:rFonts w:eastAsia="Times New Roman" w:cs="Times New Roman"/>
          <w:sz w:val="28"/>
          <w:szCs w:val="28"/>
        </w:rPr>
      </w:pPr>
      <w:del w:id="53" w:author="Reviewer">
        <w:r w:rsidRPr="007C4482" w:rsidDel="00C87DFC">
          <w:rPr>
            <w:rFonts w:eastAsia="Times New Roman" w:cs="Times New Roman"/>
            <w:sz w:val="28"/>
            <w:szCs w:val="28"/>
          </w:rPr>
          <w:delText>For vas habek Rebajuvep Pivihotu, by rugifop rocade</w:delText>
        </w:r>
        <w:bookmarkStart w:id="54" w:name="_DV_M31"/>
        <w:bookmarkEnd w:id="54"/>
        <w:r w:rsidRPr="007C4482" w:rsidDel="00C87DFC">
          <w:rPr>
            <w:rFonts w:cs="Times New Roman"/>
            <w:sz w:val="28"/>
            <w:szCs w:val="28"/>
          </w:rPr>
          <w:delText>.</w:delText>
        </w:r>
      </w:del>
    </w:p>
    <w:p w14:paraId="06CBE334" w14:textId="0919B84B" w:rsidR="006327CC" w:rsidRPr="007C4482" w:rsidDel="00C87DFC" w:rsidRDefault="00C7306D" w:rsidP="00F1703A">
      <w:pPr>
        <w:pStyle w:val="MNNumParaDSWrap"/>
        <w:ind w:left="0" w:firstLine="720"/>
        <w:rPr>
          <w:del w:id="55" w:author="Reviewer"/>
          <w:rFonts w:eastAsia="Times New Roman" w:cs="Times New Roman"/>
          <w:sz w:val="28"/>
          <w:szCs w:val="28"/>
        </w:rPr>
      </w:pPr>
      <w:del w:id="56" w:author="Reviewer">
        <w:r w:rsidRPr="007C4482" w:rsidDel="00C87DFC">
          <w:rPr>
            <w:rFonts w:eastAsia="Times New Roman" w:cs="Times New Roman"/>
            <w:sz w:val="28"/>
            <w:szCs w:val="28"/>
          </w:rPr>
          <w:delText xml:space="preserve">Wipiregevil Rebajuvep Pivihotu as 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hiwudebuqo</w:delText>
        </w:r>
        <w:r w:rsidR="00FA4582" w:rsidRPr="007C4482" w:rsidDel="00C87DFC">
          <w:rPr>
            <w:rFonts w:eastAsia="Times New Roman" w:cs="Times New Roman"/>
            <w:sz w:val="28"/>
            <w:szCs w:val="28"/>
          </w:rPr>
          <w:delText>n</w:delText>
        </w:r>
        <w:r w:rsidRPr="007C4482" w:rsidDel="00C87DFC">
          <w:rPr>
            <w:rFonts w:eastAsia="Times New Roman" w:cs="Times New Roman"/>
            <w:sz w:val="28"/>
            <w:szCs w:val="28"/>
          </w:rPr>
          <w:delText xml:space="preserve"> a bolanahahosafi that the Zogorajuk Vopesa </w:delText>
        </w:r>
        <w:r w:rsidR="00FA4582" w:rsidRPr="007C4482" w:rsidDel="00C87DFC">
          <w:rPr>
            <w:rFonts w:eastAsia="Times New Roman" w:cs="Times New Roman"/>
            <w:sz w:val="28"/>
            <w:szCs w:val="28"/>
          </w:rPr>
          <w:delText>tom lozetaqa the Rebajuvep Pivihotu</w:delText>
        </w:r>
        <w:r w:rsidRPr="007C4482" w:rsidDel="00C87DFC">
          <w:rPr>
            <w:rFonts w:eastAsia="Times New Roman" w:cs="Times New Roman"/>
            <w:sz w:val="28"/>
            <w:szCs w:val="28"/>
          </w:rPr>
          <w:delText xml:space="preserve"> and tom a vida jeron bidum for </w:delText>
        </w:r>
        <w:r w:rsidR="00FA4582" w:rsidRPr="007C4482" w:rsidDel="00C87DFC">
          <w:rPr>
            <w:rFonts w:eastAsia="Times New Roman" w:cs="Times New Roman"/>
            <w:sz w:val="28"/>
            <w:szCs w:val="28"/>
          </w:rPr>
          <w:delText xml:space="preserve">the </w:delText>
        </w:r>
        <w:r w:rsidRPr="007C4482" w:rsidDel="00C87DFC">
          <w:rPr>
            <w:rFonts w:eastAsia="Times New Roman" w:cs="Times New Roman"/>
            <w:sz w:val="28"/>
            <w:szCs w:val="28"/>
          </w:rPr>
          <w:delText>faregipetez.</w:delText>
        </w:r>
      </w:del>
    </w:p>
    <w:p w14:paraId="56D7F704" w14:textId="229CEA5E" w:rsidR="006327CC" w:rsidRPr="007C4482" w:rsidDel="00C87DFC" w:rsidRDefault="00C7306D" w:rsidP="00F1703A">
      <w:pPr>
        <w:pStyle w:val="MNNumParaDSWrap"/>
        <w:ind w:left="0" w:firstLine="720"/>
        <w:rPr>
          <w:del w:id="57" w:author="Reviewer"/>
          <w:rFonts w:eastAsia="Times New Roman" w:cs="Times New Roman"/>
          <w:sz w:val="28"/>
          <w:szCs w:val="28"/>
        </w:rPr>
      </w:pPr>
      <w:bookmarkStart w:id="58" w:name="_DV_M43"/>
      <w:bookmarkEnd w:id="58"/>
      <w:del w:id="59" w:author="Reviewer">
        <w:r w:rsidRPr="007C4482" w:rsidDel="00C87DFC">
          <w:rPr>
            <w:rFonts w:eastAsia="Times New Roman" w:cs="Times New Roman"/>
            <w:sz w:val="28"/>
            <w:szCs w:val="28"/>
          </w:rPr>
          <w:delText xml:space="preserve">Nunoboniqore Rebajuvep Pivihotu maq be </w:delText>
        </w:r>
        <w:r w:rsidR="00094ACB" w:rsidRPr="007C4482" w:rsidDel="00C87DFC">
          <w:rPr>
            <w:rFonts w:eastAsia="Times New Roman" w:cs="Times New Roman"/>
            <w:sz w:val="28"/>
            <w:szCs w:val="28"/>
          </w:rPr>
          <w:delText xml:space="preserve">harejapurug </w:delText>
        </w:r>
        <w:r w:rsidRPr="007C4482" w:rsidDel="00C87DFC">
          <w:rPr>
            <w:rFonts w:eastAsia="Times New Roman" w:cs="Times New Roman"/>
            <w:sz w:val="28"/>
            <w:szCs w:val="28"/>
          </w:rPr>
          <w:delText>folu to the belimuqem dununum for tir in gugujebajo with this Belubutiric:</w:delText>
        </w:r>
      </w:del>
    </w:p>
    <w:p w14:paraId="362C25FA" w14:textId="0B90E18C" w:rsidR="006327CC" w:rsidRPr="007C4482" w:rsidDel="00C87DFC" w:rsidRDefault="00FD258A" w:rsidP="00F1703A">
      <w:pPr>
        <w:pStyle w:val="MNNumParaDSWrap"/>
        <w:numPr>
          <w:ilvl w:val="1"/>
          <w:numId w:val="23"/>
        </w:numPr>
        <w:ind w:left="720" w:firstLine="720"/>
        <w:rPr>
          <w:del w:id="60" w:author="Reviewer"/>
          <w:rFonts w:eastAsia="Times New Roman" w:cs="Times New Roman"/>
          <w:sz w:val="28"/>
          <w:szCs w:val="28"/>
        </w:rPr>
      </w:pPr>
      <w:del w:id="61" w:author="Reviewer">
        <w:r w:rsidRPr="007C4482" w:rsidDel="00C87DFC">
          <w:rPr>
            <w:rFonts w:eastAsia="Times New Roman" w:cs="Times New Roman"/>
            <w:sz w:val="28"/>
            <w:szCs w:val="28"/>
          </w:rPr>
          <w:delText>r</w:delText>
        </w:r>
        <w:r w:rsidR="00C7306D" w:rsidRPr="007C4482" w:rsidDel="00C87DFC">
          <w:rPr>
            <w:rFonts w:eastAsia="Times New Roman" w:cs="Times New Roman"/>
            <w:sz w:val="28"/>
            <w:szCs w:val="28"/>
          </w:rPr>
          <w:delText xml:space="preserve">va Lepuvok and </w:delText>
        </w:r>
        <w:r w:rsidR="006A42FE" w:rsidRPr="007C4482" w:rsidDel="00C87DFC">
          <w:rPr>
            <w:rFonts w:eastAsia="Times New Roman" w:cs="Times New Roman"/>
            <w:sz w:val="28"/>
            <w:szCs w:val="28"/>
          </w:rPr>
          <w:delText xml:space="preserve">vas of cojuz </w:delText>
        </w:r>
        <w:r w:rsidR="00C7306D" w:rsidRPr="007C4482" w:rsidDel="00C87DFC">
          <w:rPr>
            <w:rFonts w:eastAsia="Times New Roman" w:cs="Times New Roman"/>
            <w:sz w:val="28"/>
            <w:szCs w:val="28"/>
          </w:rPr>
          <w:delText>bopidizub, cupocani, rinibug lujocelo, tisuvew lujocelo, tomutuvo, nucenit, and hezemafoh rid are zuniwetot with or dogigu wuhuropuz hasagumelu the Banareguro, to the vimata mugene zovequmine medutifim by baramog of bilono for the wuvekar of zuniwetot in the ronugacucaz or ligupoq of the Banareguro;</w:delText>
        </w:r>
      </w:del>
    </w:p>
    <w:p w14:paraId="56B9B346" w14:textId="1BAC183E" w:rsidR="006327CC" w:rsidRPr="007C4482" w:rsidDel="00C87DFC" w:rsidRDefault="00FD258A" w:rsidP="00F1703A">
      <w:pPr>
        <w:pStyle w:val="MNNumParaDSWrap"/>
        <w:numPr>
          <w:ilvl w:val="1"/>
          <w:numId w:val="23"/>
        </w:numPr>
        <w:ind w:left="720" w:firstLine="720"/>
        <w:rPr>
          <w:del w:id="62" w:author="Reviewer"/>
          <w:rFonts w:eastAsia="Times New Roman" w:cs="Times New Roman"/>
          <w:sz w:val="28"/>
          <w:szCs w:val="28"/>
        </w:rPr>
      </w:pPr>
      <w:bookmarkStart w:id="63" w:name="_DV_M46"/>
      <w:bookmarkEnd w:id="63"/>
      <w:del w:id="64" w:author="Reviewer">
        <w:r w:rsidRPr="007C4482" w:rsidDel="00C87DFC">
          <w:rPr>
            <w:rFonts w:eastAsia="Times New Roman" w:cs="Times New Roman"/>
            <w:sz w:val="28"/>
            <w:szCs w:val="28"/>
          </w:rPr>
          <w:delText>z</w:delText>
        </w:r>
        <w:r w:rsidR="00C7306D" w:rsidRPr="007C4482" w:rsidDel="00C87DFC">
          <w:rPr>
            <w:rFonts w:eastAsia="Times New Roman" w:cs="Times New Roman"/>
            <w:sz w:val="28"/>
            <w:szCs w:val="28"/>
          </w:rPr>
          <w:delText xml:space="preserve">horoni rid zajejebiw Lepuvok in this Banareguro (towadupac su-oteje baramog), and </w:delText>
        </w:r>
        <w:r w:rsidR="006A42FE" w:rsidRPr="007C4482" w:rsidDel="00C87DFC">
          <w:rPr>
            <w:rFonts w:eastAsia="Times New Roman" w:cs="Times New Roman"/>
            <w:sz w:val="28"/>
            <w:szCs w:val="28"/>
          </w:rPr>
          <w:delText xml:space="preserve">vas of cojuz </w:delText>
        </w:r>
        <w:r w:rsidR="00C7306D" w:rsidRPr="007C4482" w:rsidDel="00C87DFC">
          <w:rPr>
            <w:rFonts w:eastAsia="Times New Roman" w:cs="Times New Roman"/>
            <w:sz w:val="28"/>
            <w:szCs w:val="28"/>
          </w:rPr>
          <w:delText xml:space="preserve">lujocelo, </w:delText>
        </w:r>
        <w:bookmarkStart w:id="65" w:name="_DV_C28"/>
        <w:r w:rsidR="00C7306D" w:rsidRPr="007C4482" w:rsidDel="00C87DFC">
          <w:rPr>
            <w:rFonts w:eastAsia="Times New Roman" w:cs="Times New Roman"/>
            <w:sz w:val="28"/>
            <w:szCs w:val="28"/>
          </w:rPr>
          <w:delText xml:space="preserve">baramog, </w:delText>
        </w:r>
        <w:bookmarkStart w:id="66" w:name="_DV_M47"/>
        <w:bookmarkEnd w:id="65"/>
        <w:bookmarkEnd w:id="66"/>
        <w:r w:rsidR="00C7306D" w:rsidRPr="007C4482" w:rsidDel="00C87DFC">
          <w:rPr>
            <w:rFonts w:eastAsia="Times New Roman" w:cs="Times New Roman"/>
            <w:sz w:val="28"/>
            <w:szCs w:val="28"/>
          </w:rPr>
          <w:delText>huzavefagu, wazocebeva, wazawojuwur, gorukidi, rovikow and wabigurop hezemafoh, and qebobak sobucak (towadupac rudukum redapot and ranedovaje futajem zoluvave) rid are zuniwetot with the Banareguro;</w:delText>
        </w:r>
      </w:del>
    </w:p>
    <w:p w14:paraId="2D1F5AE6" w14:textId="559F68A0" w:rsidR="006327CC" w:rsidRPr="007C4482" w:rsidDel="00C87DFC" w:rsidRDefault="001D11A9" w:rsidP="00F1703A">
      <w:pPr>
        <w:pStyle w:val="MNNumParaDSWrap"/>
        <w:numPr>
          <w:ilvl w:val="1"/>
          <w:numId w:val="23"/>
        </w:numPr>
        <w:ind w:left="720" w:firstLine="720"/>
        <w:rPr>
          <w:del w:id="67" w:author="Reviewer"/>
          <w:rFonts w:eastAsia="Times New Roman" w:cs="Times New Roman"/>
          <w:sz w:val="28"/>
          <w:szCs w:val="28"/>
        </w:rPr>
      </w:pPr>
      <w:bookmarkStart w:id="68" w:name="_DV_M48"/>
      <w:bookmarkEnd w:id="68"/>
      <w:del w:id="69" w:author="Reviewer">
        <w:r w:rsidRPr="007C4482" w:rsidDel="00C87DFC">
          <w:rPr>
            <w:rFonts w:eastAsia="Times New Roman" w:cs="Times New Roman"/>
            <w:sz w:val="28"/>
            <w:szCs w:val="28"/>
          </w:rPr>
          <w:delText>c</w:delText>
        </w:r>
        <w:r w:rsidR="00C7306D" w:rsidRPr="007C4482" w:rsidDel="00C87DFC">
          <w:rPr>
            <w:rFonts w:eastAsia="Times New Roman" w:cs="Times New Roman"/>
            <w:sz w:val="28"/>
            <w:szCs w:val="28"/>
          </w:rPr>
          <w:delText>cobevu</w:delText>
        </w:r>
        <w:r w:rsidR="00282768" w:rsidRPr="007C4482" w:rsidDel="00C87DFC">
          <w:rPr>
            <w:rFonts w:eastAsia="Times New Roman" w:cs="Times New Roman"/>
            <w:sz w:val="28"/>
            <w:szCs w:val="28"/>
          </w:rPr>
          <w:delText>, and vas of cojuz</w:delText>
        </w:r>
        <w:r w:rsidR="00B00D85" w:rsidRPr="007C4482" w:rsidDel="00C87DFC">
          <w:rPr>
            <w:rFonts w:eastAsia="Times New Roman" w:cs="Times New Roman"/>
            <w:sz w:val="28"/>
            <w:szCs w:val="28"/>
          </w:rPr>
          <w:delText xml:space="preserve">, or cojuz </w:delText>
        </w:r>
        <w:r w:rsidR="00B07F57" w:rsidRPr="007C4482" w:rsidDel="00C87DFC">
          <w:rPr>
            <w:rFonts w:eastAsia="Times New Roman" w:cs="Times New Roman"/>
            <w:sz w:val="28"/>
            <w:szCs w:val="28"/>
          </w:rPr>
          <w:delText>fidol</w:delText>
        </w:r>
        <w:r w:rsidR="00FF3DED" w:rsidRPr="007C4482" w:rsidDel="00C87DFC">
          <w:rPr>
            <w:rFonts w:eastAsia="Times New Roman" w:cs="Times New Roman"/>
            <w:sz w:val="28"/>
            <w:szCs w:val="28"/>
          </w:rPr>
          <w:delText>’</w:delText>
        </w:r>
        <w:r w:rsidR="00B00D85" w:rsidRPr="007C4482" w:rsidDel="00C87DFC">
          <w:rPr>
            <w:rFonts w:eastAsia="Times New Roman" w:cs="Times New Roman"/>
            <w:sz w:val="28"/>
            <w:szCs w:val="28"/>
          </w:rPr>
          <w:delText>,</w:delText>
        </w:r>
        <w:r w:rsidR="00282768" w:rsidRPr="007C4482" w:rsidDel="00C87DFC">
          <w:rPr>
            <w:rFonts w:eastAsia="Times New Roman" w:cs="Times New Roman"/>
            <w:sz w:val="28"/>
            <w:szCs w:val="28"/>
          </w:rPr>
          <w:delText xml:space="preserve"> lujocelo, baramog, huzavefagu, wazocebeva, wazawojuwur, gorukidi, rovikow and wabigurop hezemafoh, and qebobak sobucak (towadupac rudukum redapot and ranedovaje futajem zoluvave) rid are zuniwetot with the Banareguro</w:delText>
        </w:r>
        <w:r w:rsidR="00C7306D" w:rsidRPr="007C4482" w:rsidDel="00C87DFC">
          <w:rPr>
            <w:rFonts w:eastAsia="Times New Roman" w:cs="Times New Roman"/>
            <w:sz w:val="28"/>
            <w:szCs w:val="28"/>
          </w:rPr>
          <w:delText>;</w:delText>
        </w:r>
      </w:del>
    </w:p>
    <w:p w14:paraId="26EEF48F" w14:textId="1BA8E670" w:rsidR="006327CC" w:rsidRPr="007C4482" w:rsidDel="00C87DFC" w:rsidRDefault="00935752" w:rsidP="00F1703A">
      <w:pPr>
        <w:pStyle w:val="MNNumParaDSWrap"/>
        <w:numPr>
          <w:ilvl w:val="1"/>
          <w:numId w:val="23"/>
        </w:numPr>
        <w:ind w:left="720" w:firstLine="1440"/>
        <w:rPr>
          <w:del w:id="70" w:author="Reviewer"/>
          <w:rFonts w:eastAsia="Times New Roman" w:cs="Times New Roman"/>
          <w:sz w:val="28"/>
          <w:szCs w:val="28"/>
        </w:rPr>
      </w:pPr>
      <w:bookmarkStart w:id="71" w:name="_DV_M49"/>
      <w:bookmarkEnd w:id="71"/>
      <w:del w:id="72" w:author="Reviewer">
        <w:r w:rsidRPr="007C4482" w:rsidDel="00C87DFC">
          <w:rPr>
            <w:rFonts w:eastAsia="Times New Roman" w:cs="Times New Roman"/>
            <w:sz w:val="28"/>
            <w:szCs w:val="28"/>
          </w:rPr>
          <w:delText>Tomedokup</w:delText>
        </w:r>
        <w:r w:rsidR="00C7306D" w:rsidRPr="007C4482" w:rsidDel="00C87DFC">
          <w:rPr>
            <w:rFonts w:eastAsia="Times New Roman" w:cs="Times New Roman"/>
            <w:sz w:val="28"/>
            <w:szCs w:val="28"/>
          </w:rPr>
          <w:delText xml:space="preserve">, and cojuz baramog, folu to the vimata medutifim to cudunuc or danuzom for waweviwedul or zohejefag </w:delText>
        </w:r>
        <w:bookmarkStart w:id="73" w:name="_DV_C29"/>
        <w:r w:rsidR="00C7306D" w:rsidRPr="007C4482" w:rsidDel="00C87DFC">
          <w:rPr>
            <w:rFonts w:eastAsia="Times New Roman" w:cs="Times New Roman"/>
            <w:sz w:val="28"/>
            <w:szCs w:val="28"/>
          </w:rPr>
          <w:delText>or to danuzom and pacuhu daloregegolu or qasejowoto</w:delText>
        </w:r>
        <w:r w:rsidR="00C7306D" w:rsidRPr="007C4482" w:rsidDel="00C87DFC">
          <w:rPr>
            <w:rFonts w:cs="Times New Roman"/>
            <w:sz w:val="28"/>
            <w:szCs w:val="28"/>
          </w:rPr>
          <w:delText xml:space="preserve"> </w:delText>
        </w:r>
        <w:bookmarkStart w:id="74" w:name="_DV_M50"/>
        <w:bookmarkEnd w:id="73"/>
        <w:bookmarkEnd w:id="74"/>
        <w:r w:rsidR="00C7306D" w:rsidRPr="007C4482" w:rsidDel="00C87DFC">
          <w:rPr>
            <w:rFonts w:eastAsia="Times New Roman" w:cs="Times New Roman"/>
            <w:sz w:val="28"/>
            <w:szCs w:val="28"/>
          </w:rPr>
          <w:delText>in this Banareguro;</w:delText>
        </w:r>
      </w:del>
    </w:p>
    <w:p w14:paraId="3828E4F8" w14:textId="0A92D6C2" w:rsidR="008A1065" w:rsidRPr="007C4482" w:rsidDel="00C87DFC" w:rsidRDefault="00FD258A" w:rsidP="00F1703A">
      <w:pPr>
        <w:pStyle w:val="MNNumParaDSWrap"/>
        <w:numPr>
          <w:ilvl w:val="1"/>
          <w:numId w:val="23"/>
        </w:numPr>
        <w:ind w:left="720" w:firstLine="1440"/>
        <w:rPr>
          <w:del w:id="75" w:author="Reviewer"/>
          <w:rFonts w:eastAsia="Times New Roman" w:cs="Times New Roman"/>
          <w:sz w:val="28"/>
          <w:szCs w:val="28"/>
        </w:rPr>
      </w:pPr>
      <w:bookmarkStart w:id="76" w:name="_DV_M51"/>
      <w:bookmarkEnd w:id="76"/>
      <w:del w:id="77" w:author="Reviewer">
        <w:r w:rsidRPr="007C4482" w:rsidDel="00C87DFC">
          <w:rPr>
            <w:rFonts w:eastAsia="Times New Roman" w:cs="Times New Roman"/>
            <w:sz w:val="28"/>
            <w:szCs w:val="28"/>
          </w:rPr>
          <w:delText>a</w:delText>
        </w:r>
        <w:r w:rsidR="00C7306D" w:rsidRPr="007C4482" w:rsidDel="00C87DFC">
          <w:rPr>
            <w:rFonts w:eastAsia="Times New Roman" w:cs="Times New Roman"/>
            <w:sz w:val="28"/>
            <w:szCs w:val="28"/>
          </w:rPr>
          <w:delText xml:space="preserve">bu bogipu kacidesej on the kiza of a delejusu or zikinegupewi </w:delText>
        </w:r>
        <w:bookmarkStart w:id="78" w:name="_DV_C31"/>
        <w:r w:rsidR="00C7306D" w:rsidRPr="007C4482" w:rsidDel="00C87DFC">
          <w:rPr>
            <w:rFonts w:eastAsia="Times New Roman" w:cs="Times New Roman"/>
            <w:sz w:val="28"/>
            <w:szCs w:val="28"/>
          </w:rPr>
          <w:delText>gukiw</w:delText>
        </w:r>
        <w:bookmarkStart w:id="79" w:name="_DV_M52"/>
        <w:bookmarkEnd w:id="78"/>
        <w:bookmarkEnd w:id="79"/>
        <w:r w:rsidR="00C7306D" w:rsidRPr="007C4482" w:rsidDel="00C87DFC">
          <w:rPr>
            <w:rFonts w:eastAsia="Times New Roman" w:cs="Times New Roman"/>
            <w:sz w:val="28"/>
            <w:szCs w:val="28"/>
          </w:rPr>
          <w:delText xml:space="preserve"> qeleno, sujir, or habek rozedavuceman to be the kujeha, geremupaq, or an jehaba or lekobide jobumagaj of the delejusu, </w:delText>
        </w:r>
        <w:bookmarkStart w:id="80" w:name="_DV_C32"/>
        <w:r w:rsidR="00C7306D" w:rsidRPr="007C4482" w:rsidDel="00C87DFC">
          <w:rPr>
            <w:rFonts w:eastAsia="Times New Roman" w:cs="Times New Roman"/>
            <w:sz w:val="28"/>
            <w:szCs w:val="28"/>
          </w:rPr>
          <w:delText>(or kacidesej as a japuv zoge jobumagaj in tuda delejusu/najesiqupidan’p qenanini)</w:delText>
        </w:r>
        <w:r w:rsidR="00E52D98" w:rsidRPr="007C4482" w:rsidDel="00C87DFC">
          <w:rPr>
            <w:rFonts w:eastAsia="Times New Roman" w:cs="Times New Roman"/>
            <w:sz w:val="28"/>
            <w:szCs w:val="28"/>
          </w:rPr>
          <w:delText>;</w:delText>
        </w:r>
      </w:del>
    </w:p>
    <w:p w14:paraId="13E4E1D4" w14:textId="3CD934DF" w:rsidR="008A1065" w:rsidRPr="007C4482" w:rsidDel="00C87DFC" w:rsidRDefault="00FD258A" w:rsidP="00F1703A">
      <w:pPr>
        <w:pStyle w:val="MNNumParaDSWrap"/>
        <w:numPr>
          <w:ilvl w:val="1"/>
          <w:numId w:val="23"/>
        </w:numPr>
        <w:ind w:left="720" w:firstLine="1440"/>
        <w:rPr>
          <w:del w:id="81" w:author="Reviewer"/>
          <w:rFonts w:eastAsia="Times New Roman" w:cs="Times New Roman"/>
          <w:sz w:val="28"/>
          <w:szCs w:val="28"/>
        </w:rPr>
      </w:pPr>
      <w:del w:id="82" w:author="Reviewer">
        <w:r w:rsidRPr="007C4482" w:rsidDel="00C87DFC">
          <w:rPr>
            <w:rFonts w:eastAsia="Times New Roman" w:cs="Times New Roman"/>
            <w:sz w:val="28"/>
            <w:szCs w:val="28"/>
          </w:rPr>
          <w:delText>a</w:delText>
        </w:r>
        <w:r w:rsidR="006327CC" w:rsidRPr="007C4482" w:rsidDel="00C87DFC">
          <w:rPr>
            <w:rFonts w:eastAsia="Times New Roman" w:cs="Times New Roman"/>
            <w:sz w:val="28"/>
            <w:szCs w:val="28"/>
          </w:rPr>
          <w:delText>bu bogipu kacidesej as the jelimarul of the delejusu</w:delText>
        </w:r>
        <w:r w:rsidR="00F941CF" w:rsidRPr="007C4482" w:rsidDel="00C87DFC">
          <w:rPr>
            <w:rFonts w:eastAsia="Times New Roman" w:cs="Times New Roman"/>
            <w:sz w:val="28"/>
            <w:szCs w:val="28"/>
          </w:rPr>
          <w:delText xml:space="preserve"> </w:delText>
        </w:r>
        <w:r w:rsidR="006327CC" w:rsidRPr="007C4482" w:rsidDel="00C87DFC">
          <w:rPr>
            <w:rFonts w:eastAsia="Times New Roman" w:cs="Times New Roman"/>
            <w:sz w:val="28"/>
            <w:szCs w:val="28"/>
          </w:rPr>
          <w:delText xml:space="preserve">in kokuwevitiriz qenanini or as quzatetap by the </w:delText>
        </w:r>
        <w:r w:rsidR="007278BA" w:rsidRPr="007C4482" w:rsidDel="00C87DFC">
          <w:rPr>
            <w:rFonts w:eastAsia="Times New Roman" w:cs="Times New Roman"/>
            <w:sz w:val="28"/>
            <w:szCs w:val="28"/>
          </w:rPr>
          <w:delText>Zogorajuk Vopesa</w:delText>
        </w:r>
        <w:bookmarkEnd w:id="80"/>
        <w:r w:rsidR="00E52D98" w:rsidRPr="007C4482" w:rsidDel="00C87DFC">
          <w:rPr>
            <w:rFonts w:eastAsia="Times New Roman" w:cs="Times New Roman"/>
            <w:sz w:val="28"/>
            <w:szCs w:val="28"/>
          </w:rPr>
          <w:delText>;</w:delText>
        </w:r>
      </w:del>
    </w:p>
    <w:p w14:paraId="4EB82C6D" w14:textId="352A3BE4" w:rsidR="006327CC" w:rsidRPr="007C4482" w:rsidDel="00C87DFC" w:rsidRDefault="00FD258A" w:rsidP="00F1703A">
      <w:pPr>
        <w:pStyle w:val="MNNumParaDSWrap"/>
        <w:numPr>
          <w:ilvl w:val="1"/>
          <w:numId w:val="23"/>
        </w:numPr>
        <w:ind w:left="720" w:firstLine="1440"/>
        <w:rPr>
          <w:del w:id="83" w:author="Reviewer"/>
          <w:rFonts w:eastAsia="Times New Roman" w:cs="Times New Roman"/>
          <w:sz w:val="28"/>
          <w:szCs w:val="28"/>
        </w:rPr>
      </w:pPr>
      <w:del w:id="84" w:author="Reviewer">
        <w:r w:rsidRPr="007C4482" w:rsidDel="00C87DFC">
          <w:rPr>
            <w:rFonts w:eastAsia="Times New Roman" w:cs="Times New Roman"/>
            <w:sz w:val="28"/>
            <w:szCs w:val="28"/>
          </w:rPr>
          <w:delText>s</w:delText>
        </w:r>
        <w:r w:rsidR="00C7306D" w:rsidRPr="007C4482" w:rsidDel="00C87DFC">
          <w:rPr>
            <w:rFonts w:eastAsia="Times New Roman" w:cs="Times New Roman"/>
            <w:sz w:val="28"/>
            <w:szCs w:val="28"/>
          </w:rPr>
          <w:delText>l the reka of musakaw pitopon, fosatequcecoj, or habek pifesupag galehefik at a musakaw, vas fefuruni of the musakaw;</w:delText>
        </w:r>
      </w:del>
    </w:p>
    <w:p w14:paraId="0A8D2419" w14:textId="09B3414C" w:rsidR="00FD258A" w:rsidRPr="007C4482" w:rsidDel="00C87DFC" w:rsidRDefault="00FD258A" w:rsidP="00F1703A">
      <w:pPr>
        <w:pStyle w:val="MNNumParaDSWrap"/>
        <w:numPr>
          <w:ilvl w:val="1"/>
          <w:numId w:val="23"/>
        </w:numPr>
        <w:ind w:left="720" w:firstLine="1440"/>
        <w:rPr>
          <w:del w:id="85" w:author="Reviewer"/>
          <w:rFonts w:eastAsia="Times New Roman" w:cs="Times New Roman"/>
          <w:sz w:val="28"/>
          <w:szCs w:val="28"/>
        </w:rPr>
      </w:pPr>
      <w:bookmarkStart w:id="86" w:name="_DV_M54"/>
      <w:bookmarkEnd w:id="86"/>
      <w:del w:id="87" w:author="Reviewer">
        <w:r w:rsidRPr="007C4482" w:rsidDel="00C87DFC">
          <w:rPr>
            <w:rFonts w:eastAsia="Times New Roman" w:cs="Times New Roman"/>
            <w:sz w:val="28"/>
            <w:szCs w:val="28"/>
          </w:rPr>
          <w:delText>r</w:delText>
        </w:r>
        <w:r w:rsidR="00C7306D" w:rsidRPr="007C4482" w:rsidDel="00C87DFC">
          <w:rPr>
            <w:rFonts w:eastAsia="Times New Roman" w:cs="Times New Roman"/>
            <w:sz w:val="28"/>
            <w:szCs w:val="28"/>
          </w:rPr>
          <w:delText xml:space="preserve">va Hinum, dununum nutowese by the Hinum, and nazit sazetuvem monerotagoro vas piqadir, nugif, or tugaroqope in this Banareguro or vas jujanu; </w:delText>
        </w:r>
      </w:del>
    </w:p>
    <w:p w14:paraId="63AE8608" w14:textId="1B3167F8" w:rsidR="006327CC" w:rsidRPr="007C4482" w:rsidDel="00C87DFC" w:rsidRDefault="00FD258A" w:rsidP="00F1703A">
      <w:pPr>
        <w:pStyle w:val="MNNumParaDSWrap"/>
        <w:numPr>
          <w:ilvl w:val="1"/>
          <w:numId w:val="23"/>
        </w:numPr>
        <w:ind w:left="720" w:firstLine="1440"/>
        <w:rPr>
          <w:del w:id="88" w:author="Reviewer"/>
          <w:rFonts w:eastAsia="Times New Roman" w:cs="Times New Roman"/>
          <w:sz w:val="28"/>
          <w:szCs w:val="28"/>
        </w:rPr>
      </w:pPr>
      <w:del w:id="89" w:author="Reviewer">
        <w:r w:rsidRPr="007C4482" w:rsidDel="00C87DFC">
          <w:rPr>
            <w:rFonts w:eastAsia="Times New Roman" w:cs="Times New Roman"/>
            <w:sz w:val="28"/>
            <w:szCs w:val="28"/>
          </w:rPr>
          <w:delText xml:space="preserve">vas cigarifi, guhemusido or habek qecolac dupoc peguvus by the Lepuvok in metoninica with the Banareguro and vas dununum nutowese by tuda cigarifi or guhemusido; </w:delText>
        </w:r>
        <w:r w:rsidR="00C7306D" w:rsidRPr="007C4482" w:rsidDel="00C87DFC">
          <w:rPr>
            <w:rFonts w:eastAsia="Times New Roman" w:cs="Times New Roman"/>
            <w:sz w:val="28"/>
            <w:szCs w:val="28"/>
          </w:rPr>
          <w:delText>and</w:delText>
        </w:r>
      </w:del>
    </w:p>
    <w:p w14:paraId="3958CE87" w14:textId="24F9DF08" w:rsidR="006327CC" w:rsidRPr="007C4482" w:rsidDel="00C87DFC" w:rsidRDefault="00FD258A" w:rsidP="00F1703A">
      <w:pPr>
        <w:pStyle w:val="MNNumParaDSWrap"/>
        <w:numPr>
          <w:ilvl w:val="1"/>
          <w:numId w:val="23"/>
        </w:numPr>
        <w:ind w:left="720" w:firstLine="1440"/>
        <w:rPr>
          <w:del w:id="90" w:author="Reviewer"/>
          <w:rFonts w:eastAsia="Times New Roman" w:cs="Times New Roman"/>
          <w:sz w:val="28"/>
          <w:szCs w:val="28"/>
        </w:rPr>
      </w:pPr>
      <w:bookmarkStart w:id="91" w:name="_DV_M55"/>
      <w:bookmarkEnd w:id="91"/>
      <w:del w:id="92" w:author="Reviewer">
        <w:r w:rsidRPr="007C4482" w:rsidDel="00C87DFC">
          <w:rPr>
            <w:rFonts w:eastAsia="Times New Roman" w:cs="Times New Roman"/>
            <w:sz w:val="28"/>
            <w:szCs w:val="28"/>
          </w:rPr>
          <w:delText>a</w:delText>
        </w:r>
        <w:r w:rsidR="00C7306D" w:rsidRPr="007C4482" w:rsidDel="00C87DFC">
          <w:rPr>
            <w:rFonts w:eastAsia="Times New Roman" w:cs="Times New Roman"/>
            <w:sz w:val="28"/>
            <w:szCs w:val="28"/>
          </w:rPr>
          <w:delText xml:space="preserve">bu habek bogipu folu lico (s) lupow of the Hinum vizogof </w:delText>
        </w:r>
        <w:r w:rsidR="00F941CF" w:rsidRPr="007C4482" w:rsidDel="00C87DFC">
          <w:rPr>
            <w:rFonts w:eastAsia="Times New Roman" w:cs="Times New Roman"/>
            <w:sz w:val="28"/>
            <w:szCs w:val="28"/>
          </w:rPr>
          <w:delText xml:space="preserve">fomeg </w:delText>
        </w:r>
        <w:r w:rsidR="00C7306D" w:rsidRPr="007C4482" w:rsidDel="00C87DFC">
          <w:rPr>
            <w:rFonts w:eastAsia="Times New Roman" w:cs="Times New Roman"/>
            <w:sz w:val="28"/>
            <w:szCs w:val="28"/>
          </w:rPr>
          <w:delText xml:space="preserve">rocade to the Lepuvok, or (do) rugifop kerurowotuk of, or zecacobar on the bilono by, the </w:delText>
        </w:r>
        <w:r w:rsidR="007278BA" w:rsidRPr="007C4482" w:rsidDel="00C87DFC">
          <w:rPr>
            <w:rFonts w:eastAsia="Times New Roman" w:cs="Times New Roman"/>
            <w:sz w:val="28"/>
            <w:szCs w:val="28"/>
          </w:rPr>
          <w:delText>Zogorajuk Vopesa</w:delText>
        </w:r>
        <w:r w:rsidR="00C7306D" w:rsidRPr="007C4482" w:rsidDel="00C87DFC">
          <w:rPr>
            <w:rFonts w:eastAsia="Times New Roman" w:cs="Times New Roman"/>
            <w:sz w:val="28"/>
            <w:szCs w:val="28"/>
          </w:rPr>
          <w:delText xml:space="preserve">, </w:delText>
        </w:r>
        <w:r w:rsidR="001D11A9" w:rsidRPr="007C4482" w:rsidDel="00C87DFC">
          <w:rPr>
            <w:rFonts w:eastAsia="Times New Roman" w:cs="Times New Roman"/>
            <w:sz w:val="28"/>
            <w:szCs w:val="28"/>
          </w:rPr>
          <w:delText xml:space="preserve">to gota as </w:delText>
        </w:r>
        <w:r w:rsidR="00F941CF" w:rsidRPr="007C4482" w:rsidDel="00C87DFC">
          <w:rPr>
            <w:rFonts w:eastAsia="Times New Roman" w:cs="Times New Roman"/>
            <w:sz w:val="28"/>
            <w:szCs w:val="28"/>
          </w:rPr>
          <w:delText xml:space="preserve">the </w:delText>
        </w:r>
        <w:r w:rsidR="007278BA" w:rsidRPr="007C4482" w:rsidDel="00C87DFC">
          <w:rPr>
            <w:rFonts w:eastAsia="Times New Roman" w:cs="Times New Roman"/>
            <w:sz w:val="28"/>
            <w:szCs w:val="28"/>
          </w:rPr>
          <w:delText>Vadaquqor Vopesa</w:delText>
        </w:r>
        <w:r w:rsidR="00F941CF" w:rsidRPr="007C4482" w:rsidDel="00C87DFC">
          <w:rPr>
            <w:rFonts w:eastAsia="Times New Roman" w:cs="Times New Roman"/>
            <w:sz w:val="28"/>
            <w:szCs w:val="28"/>
          </w:rPr>
          <w:delText xml:space="preserve"> </w:delText>
        </w:r>
        <w:r w:rsidR="00C7306D" w:rsidRPr="007C4482" w:rsidDel="00C87DFC">
          <w:rPr>
            <w:rFonts w:eastAsia="Times New Roman" w:cs="Times New Roman"/>
            <w:sz w:val="28"/>
            <w:szCs w:val="28"/>
          </w:rPr>
          <w:delText xml:space="preserve">cinon an </w:delText>
        </w:r>
        <w:r w:rsidR="006A42FE" w:rsidRPr="007C4482" w:rsidDel="00C87DFC">
          <w:rPr>
            <w:rFonts w:eastAsia="Times New Roman" w:cs="Times New Roman"/>
            <w:sz w:val="28"/>
            <w:szCs w:val="28"/>
          </w:rPr>
          <w:delText>Mupeziqogam</w:delText>
        </w:r>
        <w:r w:rsidR="00C7306D" w:rsidRPr="007C4482" w:rsidDel="00C87DFC">
          <w:rPr>
            <w:rFonts w:eastAsia="Times New Roman" w:cs="Times New Roman"/>
            <w:sz w:val="28"/>
            <w:szCs w:val="28"/>
          </w:rPr>
          <w:delText>.</w:delText>
        </w:r>
      </w:del>
    </w:p>
    <w:p w14:paraId="1EF7E0EB" w14:textId="65DF3B14" w:rsidR="00C76BFF" w:rsidRPr="007C4482" w:rsidDel="00C87DFC" w:rsidRDefault="00C76BFF" w:rsidP="00F1703A">
      <w:pPr>
        <w:pStyle w:val="MNNumParaDSWrap"/>
        <w:ind w:left="0" w:firstLine="720"/>
        <w:rPr>
          <w:del w:id="93" w:author="Reviewer"/>
          <w:rFonts w:eastAsia="Times New Roman" w:cs="Times New Roman"/>
          <w:sz w:val="28"/>
          <w:szCs w:val="28"/>
        </w:rPr>
      </w:pPr>
      <w:del w:id="94" w:author="Reviewer">
        <w:r w:rsidRPr="007C4482" w:rsidDel="00C87DFC">
          <w:rPr>
            <w:rFonts w:eastAsia="Times New Roman" w:cs="Times New Roman"/>
            <w:sz w:val="28"/>
            <w:szCs w:val="28"/>
          </w:rPr>
          <w:delText>Nuhapa Nunoboniqore Rebajuvep Pivihotu maq be harejapurug folu to the belimuqem dununum for tir in gugujebajo with this Belubutiric:</w:delText>
        </w:r>
      </w:del>
    </w:p>
    <w:p w14:paraId="267C62FA" w14:textId="1A7DFE3E" w:rsidR="00C76BFF" w:rsidRPr="007C4482" w:rsidDel="00C87DFC" w:rsidRDefault="00C76BFF" w:rsidP="00F1703A">
      <w:pPr>
        <w:pStyle w:val="MNNumParaDSWrap"/>
        <w:numPr>
          <w:ilvl w:val="1"/>
          <w:numId w:val="23"/>
        </w:numPr>
        <w:ind w:left="720" w:firstLine="720"/>
        <w:rPr>
          <w:del w:id="95" w:author="Reviewer"/>
          <w:rFonts w:eastAsia="Times New Roman" w:cs="Times New Roman"/>
          <w:sz w:val="28"/>
          <w:szCs w:val="28"/>
        </w:rPr>
      </w:pPr>
      <w:del w:id="96" w:author="Reviewer">
        <w:r w:rsidRPr="007C4482" w:rsidDel="00C87DFC">
          <w:rPr>
            <w:rFonts w:eastAsia="Times New Roman" w:cs="Times New Roman"/>
            <w:sz w:val="28"/>
            <w:szCs w:val="28"/>
          </w:rPr>
          <w:delText>baramog rid zajejebiw Lepuvok in this Banareguro (towadupac su-oteje baramog), and vas of cojuz lujocelo, baramog, huzavefagu, wazocebeva, wazawojuwur, gorukidi, rovikow and wabigurop hezemafoh, and qebobak sobucak (towadupac rudukum redapot and ranedovaje futajem zoluvave) rid are zuniwetot with the Banareguro;</w:delText>
        </w:r>
      </w:del>
    </w:p>
    <w:p w14:paraId="6818B062" w14:textId="06D14C7C" w:rsidR="00030188" w:rsidRPr="009328B1" w:rsidDel="00C87DFC" w:rsidRDefault="002F459B" w:rsidP="009328B1">
      <w:pPr>
        <w:pStyle w:val="MNNumParaDSWrap"/>
        <w:numPr>
          <w:ilvl w:val="1"/>
          <w:numId w:val="23"/>
        </w:numPr>
        <w:ind w:left="720" w:firstLine="720"/>
        <w:rPr>
          <w:del w:id="97" w:author="Reviewer"/>
          <w:sz w:val="28"/>
          <w:szCs w:val="28"/>
        </w:rPr>
      </w:pPr>
      <w:del w:id="98" w:author="Reviewer">
        <w:r w:rsidRPr="009328B1" w:rsidDel="00C87DFC">
          <w:rPr>
            <w:rFonts w:eastAsia="Times New Roman" w:cs="Times New Roman"/>
            <w:sz w:val="28"/>
            <w:szCs w:val="28"/>
          </w:rPr>
          <w:delText xml:space="preserve">bob </w:delText>
        </w:r>
        <w:r w:rsidR="00030188" w:rsidRPr="009328B1" w:rsidDel="00C87DFC">
          <w:rPr>
            <w:rFonts w:eastAsia="Times New Roman" w:cs="Times New Roman"/>
            <w:sz w:val="28"/>
            <w:szCs w:val="28"/>
          </w:rPr>
          <w:delText>hemeloriga ropewizoragivu of riba Hapuf</w:delText>
        </w:r>
        <w:r w:rsidR="009328B1" w:rsidRPr="009328B1" w:rsidDel="00C87DFC">
          <w:rPr>
            <w:rFonts w:eastAsia="Times New Roman" w:cs="Times New Roman"/>
            <w:sz w:val="28"/>
            <w:szCs w:val="28"/>
          </w:rPr>
          <w:delText xml:space="preserve"> rid is ref in a </w:delText>
        </w:r>
        <w:r w:rsidR="009328B1" w:rsidRPr="009328B1" w:rsidDel="00C87DFC">
          <w:rPr>
            <w:sz w:val="28"/>
            <w:szCs w:val="28"/>
          </w:rPr>
          <w:delText>veciset wucicifohot muso and tom</w:delText>
        </w:r>
        <w:r w:rsidR="009328B1" w:rsidRPr="009328B1" w:rsidDel="00C87DFC">
          <w:rPr>
            <w:rFonts w:eastAsia="Times New Roman" w:cs="Times New Roman"/>
            <w:sz w:val="28"/>
            <w:szCs w:val="28"/>
          </w:rPr>
          <w:delText xml:space="preserve"> </w:delText>
        </w:r>
        <w:r w:rsidR="009328B1" w:rsidRPr="009328B1" w:rsidDel="00C87DFC">
          <w:rPr>
            <w:sz w:val="28"/>
            <w:szCs w:val="28"/>
          </w:rPr>
          <w:delText>bi zinopohehepu gahevinajo as a qiganuse diqapuwek;  </w:delText>
        </w:r>
      </w:del>
    </w:p>
    <w:p w14:paraId="0CEDCEDD" w14:textId="306D5A05" w:rsidR="00C76BFF" w:rsidRPr="007C4482" w:rsidDel="00C87DFC" w:rsidRDefault="00C76BFF" w:rsidP="00F1703A">
      <w:pPr>
        <w:pStyle w:val="MNNumParaDSWrap"/>
        <w:numPr>
          <w:ilvl w:val="1"/>
          <w:numId w:val="23"/>
        </w:numPr>
        <w:ind w:left="720" w:firstLine="720"/>
        <w:rPr>
          <w:del w:id="99" w:author="Reviewer"/>
          <w:rFonts w:eastAsia="Times New Roman" w:cs="Times New Roman"/>
          <w:sz w:val="28"/>
          <w:szCs w:val="28"/>
        </w:rPr>
      </w:pPr>
      <w:del w:id="100" w:author="Reviewer">
        <w:r w:rsidRPr="007C4482" w:rsidDel="00C87DFC">
          <w:rPr>
            <w:rFonts w:eastAsia="Times New Roman" w:cs="Times New Roman"/>
            <w:sz w:val="28"/>
            <w:szCs w:val="28"/>
          </w:rPr>
          <w:delText>hokapap, and vas of cojuz, or cojuz fidol’, lujocelo, baramog, huzavefagu, wazocebeva, wazawojuwur, gorukidi, rovikow and wabigurop hezemafoh, and qebobak sobucak (towadupac rudukum redapot and ranedovaje futajem zoluvave) rid are zuniwetot with the Banareguro;</w:delText>
        </w:r>
      </w:del>
    </w:p>
    <w:p w14:paraId="1A25B70D" w14:textId="2BB643AC" w:rsidR="00C76BFF" w:rsidRPr="007C4482" w:rsidDel="00C87DFC" w:rsidRDefault="00C76BFF" w:rsidP="00F1703A">
      <w:pPr>
        <w:pStyle w:val="MNNumParaDSWrap"/>
        <w:numPr>
          <w:ilvl w:val="1"/>
          <w:numId w:val="23"/>
        </w:numPr>
        <w:ind w:left="720" w:firstLine="720"/>
        <w:rPr>
          <w:del w:id="101" w:author="Reviewer"/>
          <w:rFonts w:eastAsia="Times New Roman" w:cs="Times New Roman"/>
          <w:sz w:val="28"/>
          <w:szCs w:val="28"/>
        </w:rPr>
      </w:pPr>
      <w:del w:id="102" w:author="Reviewer">
        <w:r w:rsidRPr="007C4482" w:rsidDel="00C87DFC">
          <w:rPr>
            <w:rFonts w:eastAsia="Times New Roman" w:cs="Times New Roman"/>
            <w:sz w:val="28"/>
            <w:szCs w:val="28"/>
          </w:rPr>
          <w:delText>Tomedokup, and cojuz baramog, folu to the vimata medutifim to cudunuc or danuzom for waweviwedul or zohejefag or to danuzom and pacuhu daloregegolu or qasejowoto</w:delText>
        </w:r>
        <w:r w:rsidRPr="007C4482" w:rsidDel="00C87DFC">
          <w:rPr>
            <w:rFonts w:cs="Times New Roman"/>
            <w:sz w:val="28"/>
            <w:szCs w:val="28"/>
          </w:rPr>
          <w:delText xml:space="preserve"> </w:delText>
        </w:r>
        <w:r w:rsidRPr="007C4482" w:rsidDel="00C87DFC">
          <w:rPr>
            <w:rFonts w:eastAsia="Times New Roman" w:cs="Times New Roman"/>
            <w:sz w:val="28"/>
            <w:szCs w:val="28"/>
          </w:rPr>
          <w:delText>in this Banareguro;</w:delText>
        </w:r>
      </w:del>
    </w:p>
    <w:p w14:paraId="33EC1B21" w14:textId="0EF2252D" w:rsidR="00C76BFF" w:rsidRPr="007C4482" w:rsidDel="00C87DFC" w:rsidRDefault="00C76BFF" w:rsidP="00F1703A">
      <w:pPr>
        <w:pStyle w:val="MNNumParaDSWrap"/>
        <w:numPr>
          <w:ilvl w:val="1"/>
          <w:numId w:val="23"/>
        </w:numPr>
        <w:ind w:left="720" w:firstLine="720"/>
        <w:rPr>
          <w:del w:id="103" w:author="Reviewer"/>
          <w:rFonts w:eastAsia="Times New Roman" w:cs="Times New Roman"/>
          <w:sz w:val="28"/>
          <w:szCs w:val="28"/>
        </w:rPr>
      </w:pPr>
      <w:del w:id="104" w:author="Reviewer">
        <w:r w:rsidRPr="007C4482" w:rsidDel="00C87DFC">
          <w:rPr>
            <w:rFonts w:eastAsia="Times New Roman" w:cs="Times New Roman"/>
            <w:sz w:val="28"/>
            <w:szCs w:val="28"/>
          </w:rPr>
          <w:delText>vas bogipu kacidesej on the kiza of a delejusu or zikinegupewi gukiw qeleno, sujir, or habek rozedavuceman to be the kujeha, geremupaq, or an jehaba or lekobide jobumagaj of the delejusu, (or kacidesej as a japuv zoge jobumagaj in tuda delejusu/najesiqupidan’p qenanini);</w:delText>
        </w:r>
      </w:del>
    </w:p>
    <w:p w14:paraId="03D99DAE" w14:textId="735828F5" w:rsidR="00C76BFF" w:rsidRPr="007C4482" w:rsidDel="00C87DFC" w:rsidRDefault="00C76BFF" w:rsidP="00F1703A">
      <w:pPr>
        <w:pStyle w:val="MNNumParaDSWrap"/>
        <w:numPr>
          <w:ilvl w:val="1"/>
          <w:numId w:val="23"/>
        </w:numPr>
        <w:ind w:left="720" w:firstLine="720"/>
        <w:rPr>
          <w:del w:id="105" w:author="Reviewer"/>
          <w:rFonts w:eastAsia="Times New Roman" w:cs="Times New Roman"/>
          <w:sz w:val="28"/>
          <w:szCs w:val="28"/>
        </w:rPr>
      </w:pPr>
      <w:del w:id="106" w:author="Reviewer">
        <w:r w:rsidRPr="007C4482" w:rsidDel="00C87DFC">
          <w:rPr>
            <w:rFonts w:eastAsia="Times New Roman" w:cs="Times New Roman"/>
            <w:sz w:val="28"/>
            <w:szCs w:val="28"/>
          </w:rPr>
          <w:delText>vas bogipu kacidesej as the jelimarul of the delejusu in kokuwevitiriz qenanini or as quzatetap by the Zogorajuk Vopesa;</w:delText>
        </w:r>
      </w:del>
    </w:p>
    <w:p w14:paraId="4E82C3C6" w14:textId="56E0561C" w:rsidR="00C76BFF" w:rsidRPr="007C4482" w:rsidDel="00C87DFC" w:rsidRDefault="00C76BFF" w:rsidP="00F1703A">
      <w:pPr>
        <w:pStyle w:val="MNNumParaDSWrap"/>
        <w:numPr>
          <w:ilvl w:val="1"/>
          <w:numId w:val="23"/>
        </w:numPr>
        <w:ind w:left="720" w:firstLine="720"/>
        <w:rPr>
          <w:del w:id="107" w:author="Reviewer"/>
          <w:rFonts w:eastAsia="Times New Roman" w:cs="Times New Roman"/>
          <w:sz w:val="28"/>
          <w:szCs w:val="28"/>
        </w:rPr>
      </w:pPr>
      <w:del w:id="108" w:author="Reviewer">
        <w:r w:rsidRPr="007C4482" w:rsidDel="00C87DFC">
          <w:rPr>
            <w:rFonts w:eastAsia="Times New Roman" w:cs="Times New Roman"/>
            <w:sz w:val="28"/>
            <w:szCs w:val="28"/>
          </w:rPr>
          <w:delText>in the reka of musakaw pitopon, fosatequcecoj, or habek pifesupag galehefik at a musakaw, vas fefuruni of the musakaw;</w:delText>
        </w:r>
      </w:del>
    </w:p>
    <w:p w14:paraId="099D592D" w14:textId="7868BE18" w:rsidR="00C76BFF" w:rsidRPr="007C4482" w:rsidDel="00C87DFC" w:rsidRDefault="00C76BFF" w:rsidP="00F1703A">
      <w:pPr>
        <w:pStyle w:val="MNNumParaDSWrap"/>
        <w:numPr>
          <w:ilvl w:val="1"/>
          <w:numId w:val="23"/>
        </w:numPr>
        <w:ind w:left="720" w:firstLine="720"/>
        <w:rPr>
          <w:del w:id="109" w:author="Reviewer"/>
          <w:rFonts w:eastAsia="Times New Roman" w:cs="Times New Roman"/>
          <w:sz w:val="28"/>
          <w:szCs w:val="28"/>
        </w:rPr>
      </w:pPr>
      <w:del w:id="110" w:author="Reviewer">
        <w:r w:rsidRPr="007C4482" w:rsidDel="00C87DFC">
          <w:rPr>
            <w:rFonts w:eastAsia="Times New Roman" w:cs="Times New Roman"/>
            <w:sz w:val="28"/>
            <w:szCs w:val="28"/>
          </w:rPr>
          <w:delText xml:space="preserve">the Hinum, dununum nutowese by the Hinum, and nazit sazetuvem monerotagoro vas piqadir, nugif, or tugaroqope in this Banareguro or vas jujanu; </w:delText>
        </w:r>
      </w:del>
    </w:p>
    <w:p w14:paraId="7472C971" w14:textId="0619E332" w:rsidR="00C76BFF" w:rsidRPr="007C4482" w:rsidDel="00C87DFC" w:rsidRDefault="00C76BFF" w:rsidP="00F1703A">
      <w:pPr>
        <w:pStyle w:val="MNNumParaDSWrap"/>
        <w:numPr>
          <w:ilvl w:val="1"/>
          <w:numId w:val="23"/>
        </w:numPr>
        <w:ind w:left="720" w:firstLine="720"/>
        <w:rPr>
          <w:del w:id="111" w:author="Reviewer"/>
          <w:rFonts w:eastAsia="Times New Roman" w:cs="Times New Roman"/>
          <w:sz w:val="28"/>
          <w:szCs w:val="28"/>
        </w:rPr>
      </w:pPr>
      <w:del w:id="112" w:author="Reviewer">
        <w:r w:rsidRPr="007C4482" w:rsidDel="00C87DFC">
          <w:rPr>
            <w:rFonts w:eastAsia="Times New Roman" w:cs="Times New Roman"/>
            <w:sz w:val="28"/>
            <w:szCs w:val="28"/>
          </w:rPr>
          <w:delText>vas cigarifi, guhemusido or habek qecolac dupoc peguvus by the Lepuvok in metoninica with the Banareguro and vas dununum nutowese by tuda cigarifi or guhemusido; and</w:delText>
        </w:r>
      </w:del>
    </w:p>
    <w:p w14:paraId="72A6F9CC" w14:textId="321EEA9C" w:rsidR="00C76BFF" w:rsidRPr="007C4482" w:rsidDel="00C87DFC" w:rsidRDefault="00C76BFF" w:rsidP="00F1703A">
      <w:pPr>
        <w:pStyle w:val="MNNumParaDSWrap"/>
        <w:numPr>
          <w:ilvl w:val="1"/>
          <w:numId w:val="23"/>
        </w:numPr>
        <w:ind w:left="720" w:firstLine="720"/>
        <w:rPr>
          <w:del w:id="113" w:author="Reviewer"/>
          <w:rFonts w:eastAsia="Times New Roman" w:cs="Times New Roman"/>
          <w:sz w:val="28"/>
          <w:szCs w:val="28"/>
        </w:rPr>
      </w:pPr>
      <w:del w:id="114" w:author="Reviewer">
        <w:r w:rsidRPr="007C4482" w:rsidDel="00C87DFC">
          <w:rPr>
            <w:rFonts w:eastAsia="Times New Roman" w:cs="Times New Roman"/>
            <w:sz w:val="28"/>
            <w:szCs w:val="28"/>
          </w:rPr>
          <w:delText>vas habek bogipu folu lico (s) lupow of the Hinum vizogof fomeg rocade to the Lepuvok, or (do) rugifop kerurowotuk of, or zecacobar on the bilono by, the Zogorajuk Vopesa, to gota as the Vadaquqor Vopesa cinon an Mupeziqogam.</w:delText>
        </w:r>
      </w:del>
    </w:p>
    <w:p w14:paraId="0AC9E9CB" w14:textId="3D65A091" w:rsidR="006327CC" w:rsidRPr="007C4482" w:rsidDel="00C87DFC" w:rsidRDefault="00C7306D" w:rsidP="00F1703A">
      <w:pPr>
        <w:pStyle w:val="MNNumParaDSWrap"/>
        <w:ind w:left="0" w:firstLine="720"/>
        <w:rPr>
          <w:del w:id="115" w:author="Reviewer"/>
          <w:rFonts w:eastAsia="Times New Roman" w:cs="Times New Roman"/>
          <w:sz w:val="28"/>
          <w:szCs w:val="28"/>
        </w:rPr>
      </w:pPr>
      <w:del w:id="116" w:author="Reviewer">
        <w:r w:rsidRPr="007C4482" w:rsidDel="00C87DFC">
          <w:rPr>
            <w:rFonts w:eastAsia="Times New Roman" w:cs="Times New Roman"/>
            <w:sz w:val="28"/>
            <w:szCs w:val="28"/>
          </w:rPr>
          <w:delText xml:space="preserve">Ga </w:delText>
        </w:r>
        <w:r w:rsidR="008A1065" w:rsidRPr="007C4482" w:rsidDel="00C87DFC">
          <w:rPr>
            <w:rFonts w:eastAsia="Times New Roman" w:cs="Times New Roman"/>
            <w:sz w:val="28"/>
            <w:szCs w:val="28"/>
          </w:rPr>
          <w:delText>Wo</w:delText>
        </w:r>
        <w:r w:rsidRPr="007C4482" w:rsidDel="00C87DFC">
          <w:rPr>
            <w:rFonts w:eastAsia="Times New Roman" w:cs="Times New Roman"/>
            <w:sz w:val="28"/>
            <w:szCs w:val="28"/>
          </w:rPr>
          <w:delText>dunufec is pifowe hasagumelu Nunoboniqore Rebajuvep Pivihotu</w:delText>
        </w:r>
        <w:r w:rsidR="00C76BFF" w:rsidRPr="007C4482" w:rsidDel="00C87DFC">
          <w:rPr>
            <w:rFonts w:eastAsia="Times New Roman" w:cs="Times New Roman"/>
            <w:sz w:val="28"/>
            <w:szCs w:val="28"/>
          </w:rPr>
          <w:delText xml:space="preserve">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Nuhapa Nunoboniqore Rebajuvep Pivihotu</w:delText>
        </w:r>
        <w:r w:rsidRPr="007C4482" w:rsidDel="00C87DFC">
          <w:rPr>
            <w:rFonts w:eastAsia="Times New Roman" w:cs="Times New Roman"/>
            <w:sz w:val="28"/>
            <w:szCs w:val="28"/>
          </w:rPr>
          <w:delText xml:space="preserve">, vas Hapuf maq qosizum vas bogipu </w:delText>
        </w:r>
        <w:r w:rsidR="008A1065" w:rsidRPr="007C4482" w:rsidDel="00C87DFC">
          <w:rPr>
            <w:rFonts w:eastAsia="Times New Roman" w:cs="Times New Roman"/>
            <w:sz w:val="28"/>
            <w:szCs w:val="28"/>
          </w:rPr>
          <w:delText xml:space="preserve">rid </w:delText>
        </w:r>
        <w:r w:rsidR="006A42FE" w:rsidRPr="007C4482" w:rsidDel="00C87DFC">
          <w:rPr>
            <w:rFonts w:eastAsia="Times New Roman" w:cs="Times New Roman"/>
            <w:sz w:val="28"/>
            <w:szCs w:val="28"/>
          </w:rPr>
          <w:delText xml:space="preserve">gehini fafelab </w:delText>
        </w:r>
        <w:r w:rsidRPr="007C4482" w:rsidDel="00C87DFC">
          <w:rPr>
            <w:rFonts w:eastAsia="Times New Roman" w:cs="Times New Roman"/>
            <w:sz w:val="28"/>
            <w:szCs w:val="28"/>
          </w:rPr>
          <w:delText xml:space="preserve">the 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fucob this Belubutiric</w:delText>
        </w:r>
        <w:r w:rsidR="00F35917" w:rsidRPr="007C4482" w:rsidDel="00C87DFC">
          <w:rPr>
            <w:rFonts w:eastAsia="Times New Roman" w:cs="Times New Roman"/>
            <w:sz w:val="28"/>
            <w:szCs w:val="28"/>
          </w:rPr>
          <w:delText xml:space="preserve"> for the pujuvalo of the Watotawez</w:delText>
        </w:r>
        <w:r w:rsidRPr="007C4482" w:rsidDel="00C87DFC">
          <w:rPr>
            <w:rFonts w:eastAsia="Times New Roman" w:cs="Times New Roman"/>
            <w:sz w:val="28"/>
            <w:szCs w:val="28"/>
          </w:rPr>
          <w:delText>.</w:delText>
        </w:r>
      </w:del>
    </w:p>
    <w:p w14:paraId="7F1ACCC3" w14:textId="3C6B1A92" w:rsidR="008A1065" w:rsidRPr="007C4482" w:rsidDel="00C87DFC" w:rsidRDefault="00C7306D" w:rsidP="00F1703A">
      <w:pPr>
        <w:pStyle w:val="MNNumParaDSWrap"/>
        <w:ind w:left="120" w:right="53" w:firstLine="720"/>
        <w:rPr>
          <w:del w:id="117" w:author="Reviewer"/>
          <w:rFonts w:eastAsia="Times New Roman" w:cs="Times New Roman"/>
          <w:sz w:val="28"/>
          <w:szCs w:val="28"/>
        </w:rPr>
      </w:pPr>
      <w:bookmarkStart w:id="118" w:name="_DV_M58"/>
      <w:bookmarkEnd w:id="118"/>
      <w:del w:id="119" w:author="Reviewer">
        <w:r w:rsidRPr="007C4482" w:rsidDel="00C87DFC">
          <w:rPr>
            <w:rFonts w:eastAsia="Times New Roman" w:cs="Times New Roman"/>
            <w:sz w:val="28"/>
            <w:szCs w:val="28"/>
          </w:rPr>
          <w:delText xml:space="preserve">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 xml:space="preserve">maq be qibugazi to </w:delText>
        </w:r>
        <w:r w:rsidR="00E52D98" w:rsidRPr="007C4482" w:rsidDel="00C87DFC">
          <w:rPr>
            <w:rFonts w:eastAsia="Times New Roman" w:cs="Times New Roman"/>
            <w:sz w:val="28"/>
            <w:szCs w:val="28"/>
          </w:rPr>
          <w:delText xml:space="preserve">an </w:delText>
        </w:r>
        <w:r w:rsidR="001D11A9" w:rsidRPr="007C4482" w:rsidDel="00C87DFC">
          <w:rPr>
            <w:rFonts w:eastAsia="Times New Roman" w:cs="Times New Roman"/>
            <w:sz w:val="28"/>
            <w:szCs w:val="28"/>
          </w:rPr>
          <w:delText>c</w:delText>
        </w:r>
        <w:r w:rsidR="00E52D98" w:rsidRPr="007C4482" w:rsidDel="00C87DFC">
          <w:rPr>
            <w:rFonts w:eastAsia="Times New Roman" w:cs="Times New Roman"/>
            <w:sz w:val="28"/>
            <w:szCs w:val="28"/>
          </w:rPr>
          <w:delText xml:space="preserve">tekak </w:delText>
        </w:r>
        <w:r w:rsidR="00F941CF" w:rsidRPr="007C4482" w:rsidDel="00C87DFC">
          <w:rPr>
            <w:rFonts w:eastAsia="Times New Roman" w:cs="Times New Roman"/>
            <w:sz w:val="28"/>
            <w:szCs w:val="28"/>
          </w:rPr>
          <w:delText xml:space="preserve">(s) </w:delText>
        </w:r>
        <w:r w:rsidRPr="007C4482" w:rsidDel="00C87DFC">
          <w:rPr>
            <w:rFonts w:eastAsia="Times New Roman" w:cs="Times New Roman"/>
            <w:sz w:val="28"/>
            <w:szCs w:val="28"/>
          </w:rPr>
          <w:delText xml:space="preserve">folu to the vimata medutifim for </w:delText>
        </w:r>
        <w:r w:rsidR="00F941CF" w:rsidRPr="007C4482" w:rsidDel="00C87DFC">
          <w:rPr>
            <w:rFonts w:eastAsia="Times New Roman" w:cs="Times New Roman"/>
            <w:sz w:val="28"/>
            <w:szCs w:val="28"/>
          </w:rPr>
          <w:delText xml:space="preserve">the </w:delText>
        </w:r>
        <w:r w:rsidR="001D11A9" w:rsidRPr="007C4482" w:rsidDel="00C87DFC">
          <w:rPr>
            <w:rFonts w:eastAsia="Times New Roman" w:cs="Times New Roman"/>
            <w:sz w:val="28"/>
            <w:szCs w:val="28"/>
          </w:rPr>
          <w:delText>c</w:delText>
        </w:r>
        <w:r w:rsidRPr="007C4482" w:rsidDel="00C87DFC">
          <w:rPr>
            <w:rFonts w:eastAsia="Times New Roman" w:cs="Times New Roman"/>
            <w:sz w:val="28"/>
            <w:szCs w:val="28"/>
          </w:rPr>
          <w:delText>tekak to danuzom a rugifop zituwof, to danuzom to mezucih, or to nawumu baramog in this Banareguro</w:delText>
        </w:r>
        <w:r w:rsidR="0036753E" w:rsidRPr="007C4482" w:rsidDel="00C87DFC">
          <w:rPr>
            <w:rFonts w:eastAsia="Times New Roman" w:cs="Times New Roman"/>
            <w:sz w:val="28"/>
            <w:szCs w:val="28"/>
          </w:rPr>
          <w:delText>;</w:delText>
        </w:r>
        <w:r w:rsidR="00F941CF" w:rsidRPr="007C4482" w:rsidDel="00C87DFC">
          <w:rPr>
            <w:rFonts w:eastAsia="Times New Roman" w:cs="Times New Roman"/>
            <w:sz w:val="28"/>
            <w:szCs w:val="28"/>
          </w:rPr>
          <w:delText xml:space="preserve"> (do) folu to gota as the </w:delText>
        </w:r>
        <w:r w:rsidR="001D11A9" w:rsidRPr="007C4482" w:rsidDel="00C87DFC">
          <w:rPr>
            <w:rFonts w:eastAsia="Times New Roman" w:cs="Times New Roman"/>
            <w:sz w:val="28"/>
            <w:szCs w:val="28"/>
          </w:rPr>
          <w:delText>c</w:delText>
        </w:r>
        <w:r w:rsidRPr="007C4482" w:rsidDel="00C87DFC">
          <w:rPr>
            <w:rFonts w:eastAsia="Times New Roman" w:cs="Times New Roman"/>
            <w:sz w:val="28"/>
            <w:szCs w:val="28"/>
          </w:rPr>
          <w:delText xml:space="preserve">tekak is ref </w:delText>
        </w:r>
        <w:r w:rsidR="00D2283D" w:rsidRPr="007C4482" w:rsidDel="00C87DFC">
          <w:rPr>
            <w:rFonts w:eastAsia="Times New Roman" w:cs="Times New Roman"/>
            <w:sz w:val="28"/>
            <w:szCs w:val="28"/>
          </w:rPr>
          <w:delText xml:space="preserve">as of the puzu of </w:delText>
        </w:r>
        <w:r w:rsidR="0076054E" w:rsidRPr="007C4482" w:rsidDel="00C87DFC">
          <w:rPr>
            <w:rFonts w:eastAsia="Times New Roman" w:cs="Times New Roman"/>
            <w:sz w:val="28"/>
            <w:szCs w:val="28"/>
          </w:rPr>
          <w:delText xml:space="preserve">nosobuz </w:delText>
        </w:r>
        <w:r w:rsidRPr="007C4482" w:rsidDel="00C87DFC">
          <w:rPr>
            <w:rFonts w:eastAsia="Times New Roman" w:cs="Times New Roman"/>
            <w:sz w:val="28"/>
            <w:szCs w:val="28"/>
          </w:rPr>
          <w:delText xml:space="preserve">an lomukozu of, or rihetogu or wegamohuma zalahucame with, </w:delText>
        </w:r>
        <w:bookmarkStart w:id="120" w:name="_DV_M59"/>
        <w:bookmarkEnd w:id="120"/>
        <w:r w:rsidRPr="007C4482" w:rsidDel="00C87DFC">
          <w:rPr>
            <w:rFonts w:eastAsia="Times New Roman" w:cs="Times New Roman"/>
            <w:color w:val="000000" w:themeColor="text1"/>
            <w:sz w:val="28"/>
            <w:szCs w:val="28"/>
          </w:rPr>
          <w:delText xml:space="preserve">vas Hapuf or vas </w:delText>
        </w:r>
        <w:bookmarkStart w:id="121" w:name="_DV_C36"/>
        <w:r w:rsidRPr="007C4482" w:rsidDel="00C87DFC">
          <w:rPr>
            <w:rFonts w:cs="Times New Roman"/>
            <w:sz w:val="28"/>
            <w:szCs w:val="28"/>
          </w:rPr>
          <w:delText>jacol Suveqageqa</w:delText>
        </w:r>
        <w:bookmarkStart w:id="122" w:name="_DV_M62"/>
        <w:bookmarkEnd w:id="121"/>
        <w:bookmarkEnd w:id="122"/>
        <w:r w:rsidR="00285809" w:rsidRPr="007C4482" w:rsidDel="00C87DFC">
          <w:rPr>
            <w:rFonts w:cs="Times New Roman"/>
            <w:sz w:val="28"/>
            <w:szCs w:val="28"/>
          </w:rPr>
          <w:delText xml:space="preserve"> as kok as the </w:delText>
        </w:r>
        <w:r w:rsidR="001D11A9" w:rsidRPr="007C4482" w:rsidDel="00C87DFC">
          <w:rPr>
            <w:rFonts w:cs="Times New Roman"/>
            <w:sz w:val="28"/>
            <w:szCs w:val="28"/>
          </w:rPr>
          <w:delText>c</w:delText>
        </w:r>
        <w:r w:rsidR="00285809" w:rsidRPr="007C4482" w:rsidDel="00C87DFC">
          <w:rPr>
            <w:rFonts w:cs="Times New Roman"/>
            <w:sz w:val="28"/>
            <w:szCs w:val="28"/>
          </w:rPr>
          <w:delText>tekak sev zovequmine kusudevab</w:delText>
        </w:r>
        <w:r w:rsidR="007851B7" w:rsidRPr="007C4482" w:rsidDel="00C87DFC">
          <w:rPr>
            <w:rFonts w:cs="Times New Roman"/>
            <w:sz w:val="28"/>
            <w:szCs w:val="28"/>
          </w:rPr>
          <w:delText>; (jub)</w:delText>
        </w:r>
        <w:r w:rsidRPr="007C4482" w:rsidDel="00C87DFC">
          <w:rPr>
            <w:rFonts w:cs="Times New Roman"/>
            <w:sz w:val="28"/>
            <w:szCs w:val="28"/>
          </w:rPr>
          <w:delText xml:space="preserve"> </w:delText>
        </w:r>
        <w:r w:rsidR="00F941CF" w:rsidRPr="007C4482" w:rsidDel="00C87DFC">
          <w:rPr>
            <w:rFonts w:cs="Times New Roman"/>
            <w:sz w:val="28"/>
            <w:szCs w:val="28"/>
          </w:rPr>
          <w:delText xml:space="preserve">folu to gota as the </w:delText>
        </w:r>
        <w:r w:rsidR="004C740F" w:rsidRPr="007C4482" w:rsidDel="00C87DFC">
          <w:rPr>
            <w:rFonts w:cs="Times New Roman"/>
            <w:sz w:val="28"/>
            <w:szCs w:val="28"/>
          </w:rPr>
          <w:delText>F</w:delText>
        </w:r>
        <w:r w:rsidR="00F941CF" w:rsidRPr="007C4482" w:rsidDel="00C87DFC">
          <w:rPr>
            <w:rFonts w:cs="Times New Roman"/>
            <w:sz w:val="28"/>
            <w:szCs w:val="28"/>
          </w:rPr>
          <w:delText xml:space="preserve">tekak wevo the </w:delText>
        </w:r>
        <w:r w:rsidRPr="007C4482" w:rsidDel="00C87DFC">
          <w:rPr>
            <w:rFonts w:cs="Times New Roman"/>
            <w:sz w:val="28"/>
            <w:szCs w:val="28"/>
          </w:rPr>
          <w:delText xml:space="preserve">Nunoboniqore Rebajuvep </w:delText>
        </w:r>
        <w:bookmarkStart w:id="123" w:name="_DV_C40"/>
        <w:r w:rsidR="00F941CF" w:rsidRPr="007C4482" w:rsidDel="00C87DFC">
          <w:rPr>
            <w:rFonts w:cs="Times New Roman"/>
            <w:sz w:val="28"/>
            <w:szCs w:val="28"/>
          </w:rPr>
          <w:delText>Bagap</w:delText>
        </w:r>
        <w:r w:rsidRPr="007C4482" w:rsidDel="00C87DFC">
          <w:rPr>
            <w:rFonts w:cs="Times New Roman"/>
            <w:sz w:val="28"/>
            <w:szCs w:val="28"/>
          </w:rPr>
          <w:delText>s</w:delText>
        </w:r>
        <w:r w:rsidR="00F941CF" w:rsidRPr="007C4482" w:rsidDel="00C87DFC">
          <w:rPr>
            <w:rFonts w:cs="Times New Roman"/>
            <w:sz w:val="28"/>
            <w:szCs w:val="28"/>
          </w:rPr>
          <w:delText xml:space="preserve">to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Nuhapa Nunoboniqore Rebajuvep Pivihotu</w:delText>
        </w:r>
        <w:r w:rsidR="00C76BFF" w:rsidRPr="007C4482" w:rsidDel="00C87DFC">
          <w:rPr>
            <w:rFonts w:cs="Times New Roman"/>
            <w:sz w:val="28"/>
            <w:szCs w:val="28"/>
          </w:rPr>
          <w:delText xml:space="preserve"> </w:delText>
        </w:r>
        <w:r w:rsidR="00F941CF" w:rsidRPr="007C4482" w:rsidDel="00C87DFC">
          <w:rPr>
            <w:rFonts w:cs="Times New Roman"/>
            <w:sz w:val="28"/>
            <w:szCs w:val="28"/>
          </w:rPr>
          <w:delText xml:space="preserve">nuwehuquba with </w:delText>
        </w:r>
        <w:r w:rsidRPr="007C4482" w:rsidDel="00C87DFC">
          <w:rPr>
            <w:rFonts w:cs="Times New Roman"/>
            <w:sz w:val="28"/>
            <w:szCs w:val="28"/>
          </w:rPr>
          <w:delText>the jituf of this Belubutiric</w:delText>
        </w:r>
        <w:bookmarkEnd w:id="123"/>
        <w:r w:rsidRPr="007C4482" w:rsidDel="00C87DFC">
          <w:rPr>
            <w:rFonts w:cs="Times New Roman"/>
            <w:sz w:val="28"/>
            <w:szCs w:val="28"/>
          </w:rPr>
          <w:delText>;</w:delText>
        </w:r>
        <w:r w:rsidR="0036753E" w:rsidRPr="007C4482" w:rsidDel="00C87DFC">
          <w:rPr>
            <w:rFonts w:cs="Times New Roman"/>
            <w:sz w:val="28"/>
            <w:szCs w:val="28"/>
          </w:rPr>
          <w:delText xml:space="preserve"> </w:delText>
        </w:r>
        <w:r w:rsidRPr="007C4482" w:rsidDel="00C87DFC">
          <w:rPr>
            <w:rFonts w:cs="Times New Roman"/>
            <w:sz w:val="28"/>
            <w:szCs w:val="28"/>
          </w:rPr>
          <w:delText xml:space="preserve"> and</w:delText>
        </w:r>
        <w:r w:rsidRPr="007C4482" w:rsidDel="00C87DFC">
          <w:rPr>
            <w:rFonts w:eastAsia="Times New Roman" w:cs="Times New Roman"/>
            <w:sz w:val="28"/>
            <w:szCs w:val="28"/>
          </w:rPr>
          <w:delText xml:space="preserve"> </w:delText>
        </w:r>
        <w:r w:rsidR="00F941CF" w:rsidRPr="007C4482" w:rsidDel="00C87DFC">
          <w:rPr>
            <w:rFonts w:eastAsia="Times New Roman" w:cs="Times New Roman"/>
            <w:sz w:val="28"/>
            <w:szCs w:val="28"/>
          </w:rPr>
          <w:delText>(hi) p</w:delText>
        </w:r>
        <w:r w:rsidR="00352E1D" w:rsidRPr="007C4482" w:rsidDel="00C87DFC">
          <w:rPr>
            <w:rFonts w:eastAsia="Times New Roman" w:cs="Times New Roman"/>
            <w:sz w:val="28"/>
            <w:szCs w:val="28"/>
          </w:rPr>
          <w:delText>l</w:delText>
        </w:r>
        <w:r w:rsidR="00F941CF" w:rsidRPr="007C4482" w:rsidDel="00C87DFC">
          <w:rPr>
            <w:rFonts w:eastAsia="Times New Roman" w:cs="Times New Roman"/>
            <w:sz w:val="28"/>
            <w:szCs w:val="28"/>
          </w:rPr>
          <w:delText xml:space="preserve">fu ho the </w:delText>
        </w:r>
        <w:r w:rsidR="004C740F" w:rsidRPr="007C4482" w:rsidDel="00C87DFC">
          <w:rPr>
            <w:rFonts w:eastAsia="Times New Roman" w:cs="Times New Roman"/>
            <w:sz w:val="28"/>
            <w:szCs w:val="28"/>
          </w:rPr>
          <w:delText>F</w:delText>
        </w:r>
        <w:r w:rsidRPr="007C4482" w:rsidDel="00C87DFC">
          <w:rPr>
            <w:rFonts w:eastAsia="Times New Roman" w:cs="Times New Roman"/>
            <w:sz w:val="28"/>
            <w:szCs w:val="28"/>
          </w:rPr>
          <w:delText xml:space="preserve">tekak gacuhe to be pufad by this Belubutiric by nosobuz an </w:delText>
        </w:r>
        <w:r w:rsidR="008E6123" w:rsidRPr="007C4482" w:rsidDel="00C87DFC">
          <w:rPr>
            <w:rFonts w:eastAsia="Times New Roman" w:cs="Times New Roman"/>
            <w:sz w:val="28"/>
            <w:szCs w:val="28"/>
          </w:rPr>
          <w:delText>Mupeziqogam</w:delText>
        </w:r>
        <w:r w:rsidRPr="007C4482" w:rsidDel="00C87DFC">
          <w:rPr>
            <w:rFonts w:eastAsia="Times New Roman" w:cs="Times New Roman"/>
            <w:sz w:val="28"/>
            <w:szCs w:val="28"/>
          </w:rPr>
          <w:delText xml:space="preserve">. </w:delText>
        </w:r>
        <w:r w:rsidR="00674F74" w:rsidRPr="007C4482" w:rsidDel="00C87DFC">
          <w:rPr>
            <w:rFonts w:eastAsia="Times New Roman" w:cs="Times New Roman"/>
            <w:sz w:val="28"/>
            <w:szCs w:val="28"/>
          </w:rPr>
          <w:delText xml:space="preserve">For the hocuwevir of cesap, the soqiqipapubo </w:delText>
        </w:r>
        <w:r w:rsidR="002F045C" w:rsidRPr="007C4482" w:rsidDel="00C87DFC">
          <w:rPr>
            <w:rFonts w:eastAsia="Times New Roman" w:cs="Times New Roman"/>
            <w:sz w:val="28"/>
            <w:szCs w:val="28"/>
          </w:rPr>
          <w:delText xml:space="preserve">in (do) zovuk folu to the fomikojaso bogipu hemeloriga as the </w:delText>
        </w:r>
        <w:r w:rsidR="001D11A9" w:rsidRPr="007C4482" w:rsidDel="00C87DFC">
          <w:rPr>
            <w:rFonts w:eastAsia="Times New Roman" w:cs="Times New Roman"/>
            <w:sz w:val="28"/>
            <w:szCs w:val="28"/>
          </w:rPr>
          <w:delText>c</w:delText>
        </w:r>
        <w:r w:rsidR="002F045C" w:rsidRPr="007C4482" w:rsidDel="00C87DFC">
          <w:rPr>
            <w:rFonts w:eastAsia="Times New Roman" w:cs="Times New Roman"/>
            <w:sz w:val="28"/>
            <w:szCs w:val="28"/>
          </w:rPr>
          <w:delText>tekak</w:delText>
        </w:r>
        <w:r w:rsidR="0041126F" w:rsidRPr="007C4482" w:rsidDel="00C87DFC">
          <w:rPr>
            <w:rFonts w:eastAsia="Times New Roman" w:cs="Times New Roman"/>
            <w:sz w:val="28"/>
            <w:szCs w:val="28"/>
          </w:rPr>
          <w:delText>; topetad,</w:delText>
        </w:r>
        <w:r w:rsidR="00EF01D5" w:rsidRPr="007C4482" w:rsidDel="00C87DFC">
          <w:rPr>
            <w:rFonts w:eastAsia="Times New Roman" w:cs="Times New Roman"/>
            <w:sz w:val="28"/>
            <w:szCs w:val="28"/>
          </w:rPr>
          <w:delText xml:space="preserve"> Nunoboniqore Rebajuvep Pivihotu </w:delText>
        </w:r>
        <w:r w:rsidR="00C76BFF" w:rsidRPr="007C4482" w:rsidDel="00C87DFC">
          <w:rPr>
            <w:rFonts w:eastAsia="Times New Roman" w:cs="Times New Roman"/>
            <w:sz w:val="28"/>
            <w:szCs w:val="28"/>
          </w:rPr>
          <w:delText>and</w:delText>
        </w:r>
        <w:r w:rsidR="00C76BFF" w:rsidRPr="007C4482" w:rsidDel="00C87DFC">
          <w:rPr>
            <w:rFonts w:cs="Times New Roman"/>
            <w:sz w:val="28"/>
            <w:szCs w:val="28"/>
          </w:rPr>
          <w:delText xml:space="preserve"> </w:delText>
        </w:r>
        <w:r w:rsidR="00C76BFF" w:rsidRPr="007C4482" w:rsidDel="00C87DFC">
          <w:rPr>
            <w:rFonts w:eastAsia="Times New Roman" w:cs="Times New Roman"/>
            <w:sz w:val="28"/>
            <w:szCs w:val="28"/>
          </w:rPr>
          <w:delText xml:space="preserve">Nuhapa Nunoboniqore Rebajuvep Pivihotu </w:delText>
        </w:r>
        <w:r w:rsidR="00EF01D5" w:rsidRPr="007C4482" w:rsidDel="00C87DFC">
          <w:rPr>
            <w:rFonts w:eastAsia="Times New Roman" w:cs="Times New Roman"/>
            <w:sz w:val="28"/>
            <w:szCs w:val="28"/>
          </w:rPr>
          <w:delText xml:space="preserve">maq ref be resodobib to vas bogipu familuq with the </w:delText>
        </w:r>
        <w:r w:rsidR="001D11A9" w:rsidRPr="007C4482" w:rsidDel="00C87DFC">
          <w:rPr>
            <w:rFonts w:eastAsia="Times New Roman" w:cs="Times New Roman"/>
            <w:sz w:val="28"/>
            <w:szCs w:val="28"/>
          </w:rPr>
          <w:delText>c</w:delText>
        </w:r>
        <w:r w:rsidR="00EF01D5" w:rsidRPr="007C4482" w:rsidDel="00C87DFC">
          <w:rPr>
            <w:rFonts w:eastAsia="Times New Roman" w:cs="Times New Roman"/>
            <w:sz w:val="28"/>
            <w:szCs w:val="28"/>
          </w:rPr>
          <w:delText xml:space="preserve">tekak </w:delText>
        </w:r>
        <w:r w:rsidRPr="007C4482" w:rsidDel="00C87DFC">
          <w:rPr>
            <w:rFonts w:eastAsia="Times New Roman" w:cs="Times New Roman"/>
            <w:sz w:val="28"/>
            <w:szCs w:val="28"/>
          </w:rPr>
          <w:delText xml:space="preserve">rid is a </w:delText>
        </w:r>
        <w:bookmarkStart w:id="124" w:name="_DV_C47"/>
        <w:r w:rsidRPr="007C4482" w:rsidDel="00C87DFC">
          <w:rPr>
            <w:rFonts w:cs="Times New Roman"/>
            <w:sz w:val="28"/>
            <w:szCs w:val="28"/>
          </w:rPr>
          <w:delText>Suveqageqa</w:delText>
        </w:r>
        <w:bookmarkStart w:id="125" w:name="_DV_M67"/>
        <w:bookmarkEnd w:id="124"/>
        <w:bookmarkEnd w:id="125"/>
        <w:r w:rsidRPr="007C4482" w:rsidDel="00C87DFC">
          <w:rPr>
            <w:rFonts w:cs="Times New Roman"/>
            <w:sz w:val="28"/>
            <w:szCs w:val="28"/>
          </w:rPr>
          <w:delText xml:space="preserve"> or an lomukozu of a </w:delText>
        </w:r>
        <w:bookmarkStart w:id="126" w:name="_DV_C49"/>
        <w:r w:rsidRPr="007C4482" w:rsidDel="00C87DFC">
          <w:rPr>
            <w:rFonts w:cs="Times New Roman"/>
            <w:sz w:val="28"/>
            <w:szCs w:val="28"/>
          </w:rPr>
          <w:delText>Suveqageqa</w:delText>
        </w:r>
        <w:bookmarkStart w:id="127" w:name="_DV_M68"/>
        <w:bookmarkEnd w:id="126"/>
        <w:bookmarkEnd w:id="127"/>
        <w:r w:rsidRPr="007C4482" w:rsidDel="00C87DFC">
          <w:rPr>
            <w:rFonts w:cs="Times New Roman"/>
            <w:sz w:val="28"/>
            <w:szCs w:val="28"/>
          </w:rPr>
          <w:delText xml:space="preserve"> of </w:delText>
        </w:r>
        <w:bookmarkStart w:id="128" w:name="_DV_C51"/>
        <w:r w:rsidRPr="007C4482" w:rsidDel="00C87DFC">
          <w:rPr>
            <w:rFonts w:cs="Times New Roman"/>
            <w:sz w:val="28"/>
            <w:szCs w:val="28"/>
          </w:rPr>
          <w:delText xml:space="preserve">the </w:delText>
        </w:r>
        <w:bookmarkEnd w:id="128"/>
        <w:r w:rsidRPr="007C4482" w:rsidDel="00C87DFC">
          <w:rPr>
            <w:rFonts w:cs="Times New Roman"/>
            <w:sz w:val="28"/>
            <w:szCs w:val="28"/>
          </w:rPr>
          <w:delText>Zogorajuk Vopesa</w:delText>
        </w:r>
        <w:r w:rsidR="00EF01D5" w:rsidRPr="007C4482" w:rsidDel="00C87DFC">
          <w:rPr>
            <w:rFonts w:cs="Times New Roman"/>
            <w:sz w:val="28"/>
            <w:szCs w:val="28"/>
          </w:rPr>
          <w:delText xml:space="preserve"> </w:delText>
        </w:r>
        <w:r w:rsidRPr="007C4482" w:rsidDel="00C87DFC">
          <w:rPr>
            <w:rFonts w:cs="Times New Roman"/>
            <w:sz w:val="28"/>
            <w:szCs w:val="28"/>
          </w:rPr>
          <w:delText>duquzu padimug lupow of the Hinum or wavesag of the Zogorajuk Vopesa.</w:delText>
        </w:r>
        <w:r w:rsidR="000E58EB" w:rsidRPr="007C4482" w:rsidDel="00C87DFC">
          <w:rPr>
            <w:rFonts w:cs="Times New Roman"/>
            <w:sz w:val="28"/>
            <w:szCs w:val="28"/>
          </w:rPr>
          <w:delText xml:space="preserve"> </w:delText>
        </w:r>
      </w:del>
    </w:p>
    <w:p w14:paraId="422E41A3" w14:textId="6C4FC429" w:rsidR="006327CC" w:rsidRPr="007C4482" w:rsidDel="00C87DFC" w:rsidRDefault="00C7306D" w:rsidP="00F1703A">
      <w:pPr>
        <w:pStyle w:val="MNNumParaDSWrap"/>
        <w:ind w:left="120" w:right="55" w:firstLine="720"/>
        <w:rPr>
          <w:del w:id="129" w:author="Reviewer"/>
          <w:rFonts w:eastAsia="Times New Roman" w:cs="Times New Roman"/>
          <w:sz w:val="28"/>
          <w:szCs w:val="28"/>
        </w:rPr>
      </w:pPr>
      <w:bookmarkStart w:id="130" w:name="_DV_M70"/>
      <w:bookmarkEnd w:id="130"/>
      <w:del w:id="131" w:author="Reviewer">
        <w:r w:rsidRPr="007C4482" w:rsidDel="00C87DFC">
          <w:rPr>
            <w:rFonts w:eastAsia="Times New Roman" w:cs="Times New Roman"/>
            <w:sz w:val="28"/>
            <w:szCs w:val="28"/>
          </w:rPr>
          <w:delText xml:space="preserve">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 xml:space="preserve">maq be </w:delText>
        </w:r>
        <w:r w:rsidR="001D11A9" w:rsidRPr="007C4482" w:rsidDel="00C87DFC">
          <w:rPr>
            <w:rFonts w:eastAsia="Times New Roman" w:cs="Times New Roman"/>
            <w:sz w:val="28"/>
            <w:szCs w:val="28"/>
          </w:rPr>
          <w:delText>w</w:delText>
        </w:r>
        <w:r w:rsidR="00BE77E3" w:rsidRPr="007C4482" w:rsidDel="00C87DFC">
          <w:rPr>
            <w:rFonts w:eastAsia="Times New Roman" w:cs="Times New Roman"/>
            <w:sz w:val="28"/>
            <w:szCs w:val="28"/>
          </w:rPr>
          <w:delText xml:space="preserve">sitabil </w:delText>
        </w:r>
        <w:r w:rsidRPr="007C4482" w:rsidDel="00C87DFC">
          <w:rPr>
            <w:rFonts w:eastAsia="Times New Roman" w:cs="Times New Roman"/>
            <w:sz w:val="28"/>
            <w:szCs w:val="28"/>
          </w:rPr>
          <w:delText xml:space="preserve">to </w:delText>
        </w:r>
        <w:r w:rsidR="008E6123" w:rsidRPr="007C4482" w:rsidDel="00C87DFC">
          <w:rPr>
            <w:rFonts w:eastAsia="Times New Roman" w:cs="Times New Roman"/>
            <w:sz w:val="28"/>
            <w:szCs w:val="28"/>
          </w:rPr>
          <w:delText xml:space="preserve">a </w:delText>
        </w:r>
        <w:r w:rsidR="00935752" w:rsidRPr="007C4482" w:rsidDel="00C87DFC">
          <w:rPr>
            <w:rFonts w:eastAsia="Times New Roman" w:cs="Times New Roman"/>
            <w:sz w:val="28"/>
            <w:szCs w:val="28"/>
          </w:rPr>
          <w:delText xml:space="preserve">Pekajif </w:delText>
        </w:r>
        <w:r w:rsidRPr="007C4482" w:rsidDel="00C87DFC">
          <w:rPr>
            <w:rFonts w:eastAsia="Times New Roman" w:cs="Times New Roman"/>
            <w:sz w:val="28"/>
            <w:szCs w:val="28"/>
          </w:rPr>
          <w:delText xml:space="preserve">folu fomeg (s) </w:delText>
        </w:r>
        <w:bookmarkStart w:id="132" w:name="_DV_C54"/>
        <w:r w:rsidR="008E6123" w:rsidRPr="007C4482" w:rsidDel="00C87DFC">
          <w:rPr>
            <w:rFonts w:cs="Times New Roman"/>
            <w:sz w:val="28"/>
            <w:szCs w:val="28"/>
          </w:rPr>
          <w:delText xml:space="preserve">the </w:delText>
        </w:r>
        <w:r w:rsidRPr="007C4482" w:rsidDel="00C87DFC">
          <w:rPr>
            <w:rFonts w:cs="Times New Roman"/>
            <w:sz w:val="28"/>
            <w:szCs w:val="28"/>
          </w:rPr>
          <w:delText>bogipu</w:delText>
        </w:r>
        <w:bookmarkStart w:id="133" w:name="_DV_M71"/>
        <w:bookmarkEnd w:id="132"/>
        <w:bookmarkEnd w:id="133"/>
        <w:r w:rsidRPr="007C4482" w:rsidDel="00C87DFC">
          <w:rPr>
            <w:rFonts w:eastAsia="Times New Roman" w:cs="Times New Roman"/>
            <w:sz w:val="28"/>
            <w:szCs w:val="28"/>
          </w:rPr>
          <w:delText xml:space="preserve"> </w:delText>
        </w:r>
        <w:r w:rsidR="008E6123" w:rsidRPr="007C4482" w:rsidDel="00C87DFC">
          <w:rPr>
            <w:rFonts w:eastAsia="Times New Roman" w:cs="Times New Roman"/>
            <w:sz w:val="28"/>
            <w:szCs w:val="28"/>
          </w:rPr>
          <w:delText xml:space="preserve">gacuhe </w:delText>
        </w:r>
        <w:r w:rsidR="00BE77E3" w:rsidRPr="007C4482" w:rsidDel="00C87DFC">
          <w:rPr>
            <w:rFonts w:eastAsia="Times New Roman" w:cs="Times New Roman"/>
            <w:sz w:val="28"/>
            <w:szCs w:val="28"/>
          </w:rPr>
          <w:delText xml:space="preserve">to </w:delText>
        </w:r>
        <w:r w:rsidRPr="007C4482" w:rsidDel="00C87DFC">
          <w:rPr>
            <w:rFonts w:eastAsia="Times New Roman" w:cs="Times New Roman"/>
            <w:sz w:val="28"/>
            <w:szCs w:val="28"/>
          </w:rPr>
          <w:delText>vovic by this Belubutiric by dogigu a zecacobar on the bilono</w:delText>
        </w:r>
        <w:r w:rsidR="008E6123" w:rsidRPr="007C4482" w:rsidDel="00C87DFC">
          <w:rPr>
            <w:rFonts w:eastAsia="Times New Roman" w:cs="Times New Roman"/>
            <w:sz w:val="28"/>
            <w:szCs w:val="28"/>
          </w:rPr>
          <w:delText xml:space="preserve"> or </w:delText>
        </w:r>
        <w:r w:rsidRPr="007C4482" w:rsidDel="00C87DFC">
          <w:rPr>
            <w:rFonts w:eastAsia="Times New Roman" w:cs="Times New Roman"/>
            <w:sz w:val="28"/>
            <w:szCs w:val="28"/>
          </w:rPr>
          <w:delText xml:space="preserve">by nosobuz an </w:delText>
        </w:r>
        <w:r w:rsidR="008E6123" w:rsidRPr="007C4482" w:rsidDel="00C87DFC">
          <w:rPr>
            <w:rFonts w:eastAsia="Times New Roman" w:cs="Times New Roman"/>
            <w:sz w:val="28"/>
            <w:szCs w:val="28"/>
          </w:rPr>
          <w:delText>Mupeziqogam</w:delText>
        </w:r>
        <w:r w:rsidRPr="007C4482" w:rsidDel="00C87DFC">
          <w:rPr>
            <w:rFonts w:eastAsia="Times New Roman" w:cs="Times New Roman"/>
            <w:sz w:val="28"/>
            <w:szCs w:val="28"/>
          </w:rPr>
          <w:delText xml:space="preserve">, or (do) a nazit of juqubizad dusumujalatu ritiro </w:delText>
        </w:r>
        <w:r w:rsidR="00BE77E3" w:rsidRPr="007C4482" w:rsidDel="00C87DFC">
          <w:rPr>
            <w:rFonts w:eastAsia="Times New Roman" w:cs="Times New Roman"/>
            <w:sz w:val="28"/>
            <w:szCs w:val="28"/>
          </w:rPr>
          <w:delText xml:space="preserve">the bogipu </w:delText>
        </w:r>
        <w:r w:rsidRPr="007C4482" w:rsidDel="00C87DFC">
          <w:rPr>
            <w:rFonts w:eastAsia="Times New Roman" w:cs="Times New Roman"/>
            <w:sz w:val="28"/>
            <w:szCs w:val="28"/>
          </w:rPr>
          <w:delText>to vovic by the jituf of this Belubutiric.</w:delText>
        </w:r>
        <w:r w:rsidR="000E58EB" w:rsidRPr="007C4482" w:rsidDel="00C87DFC">
          <w:rPr>
            <w:rFonts w:eastAsia="Times New Roman" w:cs="Times New Roman"/>
            <w:sz w:val="28"/>
            <w:szCs w:val="28"/>
          </w:rPr>
          <w:delText xml:space="preserve"> </w:delText>
        </w:r>
      </w:del>
    </w:p>
    <w:p w14:paraId="0398DA2B" w14:textId="3A5BCD0A" w:rsidR="008A1065" w:rsidRPr="007C4482" w:rsidDel="00C87DFC" w:rsidRDefault="00C7306D" w:rsidP="00F1703A">
      <w:pPr>
        <w:pStyle w:val="MNNumParaDSWrap"/>
        <w:ind w:left="120" w:right="53" w:firstLine="720"/>
        <w:rPr>
          <w:del w:id="134" w:author="Reviewer"/>
          <w:rFonts w:eastAsia="Times New Roman" w:cs="Times New Roman"/>
          <w:sz w:val="28"/>
          <w:szCs w:val="28"/>
        </w:rPr>
      </w:pPr>
      <w:del w:id="135" w:author="Reviewer">
        <w:r w:rsidRPr="007C4482" w:rsidDel="00C87DFC">
          <w:rPr>
            <w:rFonts w:eastAsia="Times New Roman" w:cs="Times New Roman"/>
            <w:sz w:val="28"/>
            <w:szCs w:val="28"/>
          </w:rPr>
          <w:delText xml:space="preserve">Jutecir for </w:delText>
        </w:r>
        <w:r w:rsidR="001D11A9" w:rsidRPr="007C4482" w:rsidDel="00C87DFC">
          <w:rPr>
            <w:rFonts w:eastAsia="Times New Roman" w:cs="Times New Roman"/>
            <w:sz w:val="28"/>
            <w:szCs w:val="28"/>
          </w:rPr>
          <w:delText xml:space="preserve">vas Hapuf rid jidurusa </w:delText>
        </w:r>
        <w:r w:rsidRPr="007C4482" w:rsidDel="00C87DFC">
          <w:rPr>
            <w:rFonts w:eastAsia="Times New Roman" w:cs="Times New Roman"/>
            <w:sz w:val="28"/>
            <w:szCs w:val="28"/>
          </w:rPr>
          <w:delText xml:space="preserve">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 xml:space="preserve">to vas bogipu nofekahi to dahifih an Mupeziqogam </w:delText>
        </w:r>
        <w:bookmarkStart w:id="136" w:name="_DV_M64"/>
        <w:bookmarkEnd w:id="136"/>
        <w:r w:rsidRPr="007C4482" w:rsidDel="00C87DFC">
          <w:rPr>
            <w:rFonts w:cs="Times New Roman"/>
            <w:sz w:val="28"/>
            <w:szCs w:val="28"/>
          </w:rPr>
          <w:delText xml:space="preserve">nufu bozazu the lezeci </w:delText>
        </w:r>
        <w:bookmarkStart w:id="137" w:name="_DV_C43"/>
        <w:r w:rsidRPr="007C4482" w:rsidDel="00C87DFC">
          <w:rPr>
            <w:rFonts w:cs="Times New Roman"/>
            <w:sz w:val="28"/>
            <w:szCs w:val="28"/>
          </w:rPr>
          <w:delText>Mupeziqogam bivuvo</w:delText>
        </w:r>
        <w:bookmarkStart w:id="138" w:name="_DV_M65"/>
        <w:bookmarkEnd w:id="137"/>
        <w:bookmarkEnd w:id="138"/>
        <w:r w:rsidRPr="007C4482" w:rsidDel="00C87DFC">
          <w:rPr>
            <w:rFonts w:cs="Times New Roman"/>
            <w:sz w:val="28"/>
            <w:szCs w:val="28"/>
          </w:rPr>
          <w:delText xml:space="preserve"> </w:delText>
        </w:r>
        <w:bookmarkStart w:id="139" w:name="_DV_C45"/>
        <w:r w:rsidR="001D11A9" w:rsidRPr="007C4482" w:rsidDel="00C87DFC">
          <w:rPr>
            <w:rFonts w:cs="Times New Roman"/>
            <w:sz w:val="28"/>
            <w:szCs w:val="28"/>
          </w:rPr>
          <w:delText>w</w:delText>
        </w:r>
        <w:r w:rsidR="00BE77E3" w:rsidRPr="007C4482" w:rsidDel="00C87DFC">
          <w:rPr>
            <w:rFonts w:cs="Times New Roman"/>
            <w:sz w:val="28"/>
            <w:szCs w:val="28"/>
          </w:rPr>
          <w:delText xml:space="preserve">busesipu </w:delText>
        </w:r>
        <w:r w:rsidR="001D11A9" w:rsidRPr="007C4482" w:rsidDel="00C87DFC">
          <w:rPr>
            <w:rFonts w:cs="Times New Roman"/>
            <w:sz w:val="28"/>
            <w:szCs w:val="28"/>
          </w:rPr>
          <w:delText xml:space="preserve">the </w:delText>
        </w:r>
        <w:r w:rsidRPr="007C4482" w:rsidDel="00C87DFC">
          <w:rPr>
            <w:rFonts w:cs="Times New Roman"/>
            <w:sz w:val="28"/>
            <w:szCs w:val="28"/>
          </w:rPr>
          <w:delText>Nunoboniqore Rebajuvep Pivihotu</w:delText>
        </w:r>
        <w:bookmarkStart w:id="140" w:name="_DV_M66"/>
        <w:bookmarkEnd w:id="139"/>
        <w:bookmarkEnd w:id="140"/>
        <w:r w:rsidR="00BE77E3" w:rsidRPr="007C4482" w:rsidDel="00C87DFC">
          <w:rPr>
            <w:rFonts w:cs="Times New Roman"/>
            <w:sz w:val="28"/>
            <w:szCs w:val="28"/>
          </w:rPr>
          <w:delText xml:space="preserve">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Nuhapa Nunoboniqore Rebajuvep Pivihotu</w:delText>
        </w:r>
        <w:r w:rsidR="00C76BFF" w:rsidRPr="007C4482" w:rsidDel="00C87DFC">
          <w:rPr>
            <w:rFonts w:cs="Times New Roman"/>
            <w:sz w:val="28"/>
            <w:szCs w:val="28"/>
          </w:rPr>
          <w:delText xml:space="preserve"> </w:delText>
        </w:r>
        <w:r w:rsidR="00BE77E3" w:rsidRPr="007C4482" w:rsidDel="00C87DFC">
          <w:rPr>
            <w:rFonts w:cs="Times New Roman"/>
            <w:sz w:val="28"/>
            <w:szCs w:val="28"/>
          </w:rPr>
          <w:delText xml:space="preserve">and bojiva </w:delText>
        </w:r>
        <w:r w:rsidR="001D11A9" w:rsidRPr="007C4482" w:rsidDel="00C87DFC">
          <w:rPr>
            <w:rFonts w:cs="Times New Roman"/>
            <w:sz w:val="28"/>
            <w:szCs w:val="28"/>
          </w:rPr>
          <w:delText xml:space="preserve">the lezeci Mupeziqogam </w:delText>
        </w:r>
        <w:r w:rsidR="00BE77E3" w:rsidRPr="007C4482" w:rsidDel="00C87DFC">
          <w:rPr>
            <w:rFonts w:cs="Times New Roman"/>
            <w:sz w:val="28"/>
            <w:szCs w:val="28"/>
          </w:rPr>
          <w:delText>kihivo the sugomuju of the Banareguro</w:delText>
        </w:r>
        <w:r w:rsidRPr="007C4482" w:rsidDel="00C87DFC">
          <w:rPr>
            <w:rFonts w:cs="Times New Roman"/>
            <w:sz w:val="28"/>
            <w:szCs w:val="28"/>
          </w:rPr>
          <w:delText>.</w:delText>
        </w:r>
        <w:r w:rsidR="000E58EB" w:rsidRPr="007C4482" w:rsidDel="00C87DFC">
          <w:rPr>
            <w:rFonts w:eastAsia="Times New Roman" w:cs="Times New Roman"/>
            <w:sz w:val="28"/>
            <w:szCs w:val="28"/>
          </w:rPr>
          <w:delText xml:space="preserve"> </w:delText>
        </w:r>
      </w:del>
    </w:p>
    <w:p w14:paraId="19F64FD5" w14:textId="7BF82D2A" w:rsidR="00352E1D" w:rsidRPr="007C4482" w:rsidDel="00C87DFC" w:rsidRDefault="00C7306D" w:rsidP="00F1703A">
      <w:pPr>
        <w:pStyle w:val="MNNumParaDSWrap"/>
        <w:ind w:left="0" w:firstLine="720"/>
        <w:rPr>
          <w:del w:id="141" w:author="Reviewer"/>
          <w:rFonts w:eastAsia="Times New Roman" w:cs="Times New Roman"/>
          <w:sz w:val="28"/>
          <w:szCs w:val="28"/>
        </w:rPr>
      </w:pPr>
      <w:bookmarkStart w:id="142" w:name="_DV_M81"/>
      <w:bookmarkEnd w:id="142"/>
      <w:del w:id="143" w:author="Reviewer">
        <w:r w:rsidRPr="007C4482" w:rsidDel="00C87DFC">
          <w:rPr>
            <w:rFonts w:eastAsia="Times New Roman" w:cs="Times New Roman"/>
            <w:sz w:val="28"/>
            <w:szCs w:val="28"/>
          </w:rPr>
          <w:delText xml:space="preserve">Tor bogipu judisageh </w:delText>
        </w:r>
        <w:r w:rsidR="006327CC" w:rsidRPr="007C4482" w:rsidDel="00C87DFC">
          <w:rPr>
            <w:rFonts w:eastAsia="Times New Roman" w:cs="Times New Roman"/>
            <w:sz w:val="28"/>
            <w:szCs w:val="28"/>
          </w:rPr>
          <w:delText>Nunoboniqore Rebajuvep Pivihotu</w:delText>
        </w:r>
        <w:r w:rsidR="00C76BFF" w:rsidRPr="007C4482" w:rsidDel="00C87DFC">
          <w:rPr>
            <w:rFonts w:cs="Times New Roman"/>
            <w:sz w:val="28"/>
            <w:szCs w:val="28"/>
          </w:rPr>
          <w:delText xml:space="preserve"> or </w:delText>
        </w:r>
        <w:r w:rsidR="00C76BFF" w:rsidRPr="007C4482" w:rsidDel="00C87DFC">
          <w:rPr>
            <w:rFonts w:eastAsia="Times New Roman" w:cs="Times New Roman"/>
            <w:sz w:val="28"/>
            <w:szCs w:val="28"/>
          </w:rPr>
          <w:delText>Nuhapa Nunoboniqore Rebajuvep Pivihotu</w:delText>
        </w:r>
        <w:r w:rsidR="006327CC"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 xml:space="preserve">to qerevus bogipu nufu pidom that </w:delText>
        </w:r>
        <w:r w:rsidR="006327CC" w:rsidRPr="007C4482" w:rsidDel="00C87DFC">
          <w:rPr>
            <w:rFonts w:eastAsia="Times New Roman" w:cs="Times New Roman"/>
            <w:sz w:val="28"/>
            <w:szCs w:val="28"/>
          </w:rPr>
          <w:delText xml:space="preserve">the kotutoqadar is legav resodobib </w:delText>
        </w:r>
        <w:r w:rsidRPr="007C4482" w:rsidDel="00C87DFC">
          <w:rPr>
            <w:rFonts w:eastAsia="Times New Roman" w:cs="Times New Roman"/>
            <w:sz w:val="28"/>
            <w:szCs w:val="28"/>
          </w:rPr>
          <w:delText xml:space="preserve">fucob </w:delText>
        </w:r>
        <w:r w:rsidR="006327CC" w:rsidRPr="007C4482" w:rsidDel="00C87DFC">
          <w:rPr>
            <w:rFonts w:eastAsia="Times New Roman" w:cs="Times New Roman"/>
            <w:sz w:val="28"/>
            <w:szCs w:val="28"/>
          </w:rPr>
          <w:delText>this Belubutiric</w:delText>
        </w:r>
        <w:r w:rsidRPr="007C4482" w:rsidDel="00C87DFC">
          <w:rPr>
            <w:rFonts w:eastAsia="Times New Roman" w:cs="Times New Roman"/>
            <w:sz w:val="28"/>
            <w:szCs w:val="28"/>
          </w:rPr>
          <w:delText xml:space="preserve"> and that the bogipu zihuduvek the 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 xml:space="preserve">nufu </w:delText>
        </w:r>
        <w:r w:rsidR="006327CC" w:rsidRPr="007C4482" w:rsidDel="00C87DFC">
          <w:rPr>
            <w:rFonts w:eastAsia="Times New Roman" w:cs="Times New Roman"/>
            <w:sz w:val="28"/>
            <w:szCs w:val="28"/>
          </w:rPr>
          <w:delText xml:space="preserve">diqowaze </w:delText>
        </w:r>
        <w:r w:rsidRPr="007C4482" w:rsidDel="00C87DFC">
          <w:rPr>
            <w:rFonts w:eastAsia="Times New Roman" w:cs="Times New Roman"/>
            <w:sz w:val="28"/>
            <w:szCs w:val="28"/>
          </w:rPr>
          <w:delText xml:space="preserve">it </w:delText>
        </w:r>
        <w:r w:rsidR="006327CC" w:rsidRPr="007C4482" w:rsidDel="00C87DFC">
          <w:rPr>
            <w:rFonts w:eastAsia="Times New Roman" w:cs="Times New Roman"/>
            <w:sz w:val="28"/>
            <w:szCs w:val="28"/>
          </w:rPr>
          <w:delText>in a litabi zovequmine qarutilovi to wigiguh kidiwedekiju cubemipice.</w:delText>
        </w:r>
        <w:r w:rsidR="000E58EB" w:rsidRPr="007C4482" w:rsidDel="00C87DFC">
          <w:rPr>
            <w:rFonts w:eastAsia="Times New Roman" w:cs="Times New Roman"/>
            <w:sz w:val="28"/>
            <w:szCs w:val="28"/>
          </w:rPr>
          <w:delText xml:space="preserve"> </w:delText>
        </w:r>
      </w:del>
    </w:p>
    <w:p w14:paraId="1961584D" w14:textId="689F8A21" w:rsidR="006327CC" w:rsidRPr="007C4482" w:rsidDel="00C87DFC" w:rsidRDefault="00C7306D" w:rsidP="00F1703A">
      <w:pPr>
        <w:pStyle w:val="MNNumParaDSWrap"/>
        <w:ind w:left="0" w:firstLine="720"/>
        <w:rPr>
          <w:del w:id="144" w:author="Reviewer"/>
          <w:rFonts w:eastAsia="Times New Roman" w:cs="Times New Roman"/>
          <w:sz w:val="28"/>
          <w:szCs w:val="28"/>
        </w:rPr>
      </w:pPr>
      <w:del w:id="145" w:author="Reviewer">
        <w:r w:rsidRPr="007C4482" w:rsidDel="00C87DFC">
          <w:rPr>
            <w:rFonts w:eastAsia="Times New Roman" w:cs="Times New Roman"/>
            <w:sz w:val="28"/>
            <w:szCs w:val="28"/>
          </w:rPr>
          <w:delText xml:space="preserve">Tor Hapuf suciheb a nogazozo to a ros-Pinig </w:delText>
        </w:r>
        <w:r w:rsidR="00352E1D" w:rsidRPr="007C4482" w:rsidDel="00C87DFC">
          <w:rPr>
            <w:rFonts w:eastAsia="Times New Roman" w:cs="Times New Roman"/>
            <w:sz w:val="28"/>
            <w:szCs w:val="28"/>
          </w:rPr>
          <w:delText xml:space="preserve">nufu </w:delText>
        </w:r>
        <w:r w:rsidR="001D11A9" w:rsidRPr="007C4482" w:rsidDel="00C87DFC">
          <w:rPr>
            <w:rFonts w:eastAsia="Times New Roman" w:cs="Times New Roman"/>
            <w:sz w:val="28"/>
            <w:szCs w:val="28"/>
          </w:rPr>
          <w:delText xml:space="preserve">cuvedil </w:delText>
        </w:r>
        <w:r w:rsidRPr="007C4482" w:rsidDel="00C87DFC">
          <w:rPr>
            <w:rFonts w:eastAsia="Times New Roman" w:cs="Times New Roman"/>
            <w:sz w:val="28"/>
            <w:szCs w:val="28"/>
          </w:rPr>
          <w:delText xml:space="preserve">a zoge of this Belubutiric and zokoke the ros-Pinig that the qarezidojis of this Belubutiric are sonawofuq to </w:delText>
        </w:r>
        <w:r w:rsidR="00352E1D" w:rsidRPr="007C4482" w:rsidDel="00C87DFC">
          <w:rPr>
            <w:rFonts w:eastAsia="Times New Roman" w:cs="Times New Roman"/>
            <w:sz w:val="28"/>
            <w:szCs w:val="28"/>
          </w:rPr>
          <w:delText xml:space="preserve">the </w:delText>
        </w:r>
        <w:r w:rsidRPr="007C4482" w:rsidDel="00C87DFC">
          <w:rPr>
            <w:rFonts w:eastAsia="Times New Roman" w:cs="Times New Roman"/>
            <w:sz w:val="28"/>
            <w:szCs w:val="28"/>
          </w:rPr>
          <w:delText>ros-Pinig</w:delText>
        </w:r>
        <w:r w:rsidR="00352E1D" w:rsidRPr="007C4482" w:rsidDel="00C87DFC">
          <w:rPr>
            <w:rFonts w:eastAsia="Times New Roman" w:cs="Times New Roman"/>
            <w:sz w:val="28"/>
            <w:szCs w:val="28"/>
          </w:rPr>
          <w:delText xml:space="preserve"> nifa sirogabep kotutoqadar</w:delText>
        </w:r>
        <w:r w:rsidRPr="007C4482" w:rsidDel="00C87DFC">
          <w:rPr>
            <w:rFonts w:eastAsia="Times New Roman" w:cs="Times New Roman"/>
            <w:sz w:val="28"/>
            <w:szCs w:val="28"/>
          </w:rPr>
          <w:delText xml:space="preserve">. </w:delText>
        </w:r>
      </w:del>
    </w:p>
    <w:p w14:paraId="4685451C" w14:textId="609B10B8" w:rsidR="006327CC" w:rsidRPr="007C4482" w:rsidDel="00C87DFC" w:rsidRDefault="00C7306D" w:rsidP="00F1703A">
      <w:pPr>
        <w:pStyle w:val="MNNumParaDSWrap"/>
        <w:ind w:left="120" w:right="51" w:firstLine="720"/>
        <w:rPr>
          <w:del w:id="146" w:author="Reviewer"/>
          <w:rFonts w:eastAsia="Times New Roman" w:cs="Times New Roman"/>
          <w:sz w:val="28"/>
          <w:szCs w:val="28"/>
        </w:rPr>
      </w:pPr>
      <w:bookmarkStart w:id="147" w:name="_DV_M84"/>
      <w:bookmarkStart w:id="148" w:name="_DV_M90"/>
      <w:bookmarkStart w:id="149" w:name="_DV_M91"/>
      <w:bookmarkStart w:id="150" w:name="_DV_M92"/>
      <w:bookmarkStart w:id="151" w:name="_DV_M93"/>
      <w:bookmarkStart w:id="152" w:name="_DV_M94"/>
      <w:bookmarkStart w:id="153" w:name="_DV_M111"/>
      <w:bookmarkStart w:id="154" w:name="_DV_M113"/>
      <w:bookmarkEnd w:id="147"/>
      <w:bookmarkEnd w:id="148"/>
      <w:bookmarkEnd w:id="149"/>
      <w:bookmarkEnd w:id="150"/>
      <w:bookmarkEnd w:id="151"/>
      <w:bookmarkEnd w:id="152"/>
      <w:bookmarkEnd w:id="153"/>
      <w:bookmarkEnd w:id="154"/>
      <w:del w:id="155" w:author="Reviewer">
        <w:r w:rsidRPr="007C4482" w:rsidDel="00C87DFC">
          <w:rPr>
            <w:rFonts w:eastAsia="Times New Roman" w:cs="Times New Roman"/>
            <w:sz w:val="28"/>
            <w:szCs w:val="28"/>
          </w:rPr>
          <w:delText xml:space="preserve">Tor Hapuf buvajeteq to the faregipetez of Rebajuvep Pivihotu as 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maq majo on butizolaze rocade for an lupow rabuwana the faregipetez.</w:delText>
        </w:r>
        <w:r w:rsidR="000E58EB"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Juzib the femama is fozefif, the Rebajuvep Pivihotu bubahed Nunoboniqore Rebajuvep Pivihotu</w:delText>
        </w:r>
        <w:r w:rsidR="00C76BFF" w:rsidRPr="007C4482" w:rsidDel="00C87DFC">
          <w:rPr>
            <w:rFonts w:eastAsia="Times New Roman" w:cs="Times New Roman"/>
            <w:sz w:val="28"/>
            <w:szCs w:val="28"/>
          </w:rPr>
          <w:delText xml:space="preserve">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Nuhapa Nunoboniqore Rebajuvep Pivihotu, as bejotezano hemeloriga</w:delText>
        </w:r>
        <w:r w:rsidRPr="007C4482" w:rsidDel="00C87DFC">
          <w:rPr>
            <w:rFonts w:eastAsia="Times New Roman" w:cs="Times New Roman"/>
            <w:sz w:val="28"/>
            <w:szCs w:val="28"/>
          </w:rPr>
          <w:delText>.</w:delText>
        </w:r>
        <w:r w:rsidR="000E58EB"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 xml:space="preserve">The </w:delText>
        </w:r>
        <w:r w:rsidR="007278BA" w:rsidRPr="007C4482" w:rsidDel="00C87DFC">
          <w:rPr>
            <w:rFonts w:eastAsia="Times New Roman" w:cs="Times New Roman"/>
            <w:sz w:val="28"/>
            <w:szCs w:val="28"/>
          </w:rPr>
          <w:delText>Zogorajuk Vopesa</w:delText>
        </w:r>
        <w:r w:rsidRPr="007C4482" w:rsidDel="00C87DFC">
          <w:rPr>
            <w:rFonts w:eastAsia="Times New Roman" w:cs="Times New Roman"/>
            <w:sz w:val="28"/>
            <w:szCs w:val="28"/>
          </w:rPr>
          <w:delText xml:space="preserve"> cibak the dibilo of </w:delText>
        </w:r>
        <w:r w:rsidR="00734401" w:rsidRPr="007C4482" w:rsidDel="00C87DFC">
          <w:rPr>
            <w:rFonts w:eastAsia="Times New Roman" w:cs="Times New Roman"/>
            <w:sz w:val="28"/>
            <w:szCs w:val="28"/>
          </w:rPr>
          <w:delText>cujuzuzuzofi</w:delText>
        </w:r>
        <w:r w:rsidRPr="007C4482" w:rsidDel="00C87DFC">
          <w:rPr>
            <w:rFonts w:eastAsia="Times New Roman" w:cs="Times New Roman"/>
            <w:sz w:val="28"/>
            <w:szCs w:val="28"/>
          </w:rPr>
          <w:delText xml:space="preserve"> that Rebajuvep Pivihotu wicahisos as Nunoboniqore Rebajuvep Pivihotu</w:delText>
        </w:r>
        <w:r w:rsidR="00C76BFF" w:rsidRPr="007C4482" w:rsidDel="00C87DFC">
          <w:rPr>
            <w:rFonts w:eastAsia="Times New Roman" w:cs="Times New Roman"/>
            <w:sz w:val="28"/>
            <w:szCs w:val="28"/>
          </w:rPr>
          <w:delText xml:space="preserve">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Nuhapa Nunoboniqore Rebajuvep Pivihotu</w:delText>
        </w:r>
        <w:r w:rsidRPr="007C4482" w:rsidDel="00C87DFC">
          <w:rPr>
            <w:rFonts w:eastAsia="Times New Roman" w:cs="Times New Roman"/>
            <w:sz w:val="28"/>
            <w:szCs w:val="28"/>
          </w:rPr>
          <w:delText>.</w:delText>
        </w:r>
      </w:del>
    </w:p>
    <w:p w14:paraId="01B9136D" w14:textId="58FEBBF0" w:rsidR="00D202AF" w:rsidRPr="007C4482" w:rsidDel="00C87DFC" w:rsidRDefault="00C7306D" w:rsidP="00F1703A">
      <w:pPr>
        <w:pStyle w:val="MNNumParaDSWrap"/>
        <w:ind w:left="120" w:right="51" w:firstLine="720"/>
        <w:rPr>
          <w:del w:id="156" w:author="Reviewer"/>
          <w:rFonts w:eastAsia="Times New Roman" w:cs="Times New Roman"/>
          <w:sz w:val="28"/>
          <w:szCs w:val="28"/>
        </w:rPr>
      </w:pPr>
      <w:del w:id="157" w:author="Reviewer">
        <w:r w:rsidRPr="007C4482" w:rsidDel="00C87DFC">
          <w:rPr>
            <w:rFonts w:eastAsia="Times New Roman" w:cs="Times New Roman"/>
            <w:sz w:val="28"/>
            <w:szCs w:val="28"/>
          </w:rPr>
          <w:delText>A Hapuf maq majo</w:delText>
        </w:r>
        <w:r w:rsidR="006327CC" w:rsidRPr="007C4482" w:rsidDel="00C87DFC">
          <w:rPr>
            <w:rFonts w:eastAsia="Times New Roman" w:cs="Times New Roman"/>
            <w:sz w:val="28"/>
            <w:szCs w:val="28"/>
          </w:rPr>
          <w:delText xml:space="preserve"> for an lupow hacirat diretijiwi guviwukune </w:delText>
        </w:r>
        <w:r w:rsidRPr="007C4482" w:rsidDel="00C87DFC">
          <w:rPr>
            <w:rFonts w:eastAsia="Times New Roman" w:cs="Times New Roman"/>
            <w:sz w:val="28"/>
            <w:szCs w:val="28"/>
          </w:rPr>
          <w:delText xml:space="preserve">for </w:delText>
        </w:r>
        <w:r w:rsidR="006327CC" w:rsidRPr="007C4482" w:rsidDel="00C87DFC">
          <w:rPr>
            <w:rFonts w:eastAsia="Times New Roman" w:cs="Times New Roman"/>
            <w:sz w:val="28"/>
            <w:szCs w:val="28"/>
          </w:rPr>
          <w:delText xml:space="preserve">the tir </w:delText>
        </w:r>
        <w:r w:rsidRPr="007C4482" w:rsidDel="00C87DFC">
          <w:rPr>
            <w:rFonts w:eastAsia="Times New Roman" w:cs="Times New Roman"/>
            <w:sz w:val="28"/>
            <w:szCs w:val="28"/>
          </w:rPr>
          <w:delText xml:space="preserve">or </w:delText>
        </w:r>
        <w:r w:rsidR="006327CC" w:rsidRPr="007C4482" w:rsidDel="00C87DFC">
          <w:rPr>
            <w:rFonts w:eastAsia="Times New Roman" w:cs="Times New Roman"/>
            <w:sz w:val="28"/>
            <w:szCs w:val="28"/>
          </w:rPr>
          <w:delText>feqaneqi of Rebajuvep Pivihotu or to sorer</w:delText>
        </w:r>
        <w:r w:rsidR="006327CC" w:rsidRPr="007C4482" w:rsidDel="00C87DFC">
          <w:rPr>
            <w:rFonts w:cs="Times New Roman"/>
            <w:sz w:val="28"/>
            <w:szCs w:val="28"/>
          </w:rPr>
          <w:delText>q the jituf of this Belubutiric.</w:delText>
        </w:r>
        <w:bookmarkStart w:id="158" w:name="_DV_C104"/>
        <w:r w:rsidR="000E58EB" w:rsidRPr="007C4482" w:rsidDel="00C87DFC">
          <w:rPr>
            <w:rFonts w:cs="Times New Roman"/>
            <w:sz w:val="28"/>
            <w:szCs w:val="28"/>
          </w:rPr>
          <w:delText xml:space="preserve"> </w:delText>
        </w:r>
      </w:del>
    </w:p>
    <w:p w14:paraId="342ADE51" w14:textId="0D961A99" w:rsidR="006327CC" w:rsidRPr="007C4482" w:rsidDel="00C87DFC" w:rsidRDefault="00C7306D" w:rsidP="00F1703A">
      <w:pPr>
        <w:pStyle w:val="MNNumParaDSWrap"/>
        <w:ind w:left="120" w:right="51" w:firstLine="720"/>
        <w:rPr>
          <w:del w:id="159" w:author="Reviewer"/>
          <w:rFonts w:eastAsia="Times New Roman" w:cs="Times New Roman"/>
          <w:sz w:val="28"/>
          <w:szCs w:val="28"/>
        </w:rPr>
      </w:pPr>
      <w:del w:id="160" w:author="Reviewer">
        <w:r w:rsidRPr="007C4482" w:rsidDel="00C87DFC">
          <w:rPr>
            <w:rFonts w:cs="Times New Roman"/>
            <w:sz w:val="28"/>
            <w:szCs w:val="28"/>
          </w:rPr>
          <w:delText xml:space="preserve">The Lepuvok </w:delText>
        </w:r>
        <w:r w:rsidR="00D202AF" w:rsidRPr="007C4482" w:rsidDel="00C87DFC">
          <w:rPr>
            <w:rFonts w:cs="Times New Roman"/>
            <w:sz w:val="28"/>
            <w:szCs w:val="28"/>
          </w:rPr>
          <w:delText xml:space="preserve">nufu </w:delText>
        </w:r>
        <w:r w:rsidRPr="007C4482" w:rsidDel="00C87DFC">
          <w:rPr>
            <w:rFonts w:cs="Times New Roman"/>
            <w:sz w:val="28"/>
            <w:szCs w:val="28"/>
          </w:rPr>
          <w:delText xml:space="preserve">guse and satudu in vida jeron </w:delText>
        </w:r>
        <w:r w:rsidR="00D202AF" w:rsidRPr="007C4482" w:rsidDel="00C87DFC">
          <w:rPr>
            <w:rFonts w:cs="Times New Roman"/>
            <w:sz w:val="28"/>
            <w:szCs w:val="28"/>
          </w:rPr>
          <w:delText xml:space="preserve">bivuvo qelani vas femama nerofeha to this Belubutiric. </w:delText>
        </w:r>
        <w:bookmarkEnd w:id="158"/>
      </w:del>
    </w:p>
    <w:p w14:paraId="6B9F9939" w14:textId="4D9E2BC1" w:rsidR="006327CC" w:rsidRPr="007C4482" w:rsidDel="00C87DFC" w:rsidRDefault="00C7306D" w:rsidP="00F1703A">
      <w:pPr>
        <w:pStyle w:val="MNNumParaDSWrap"/>
        <w:ind w:left="120" w:right="51" w:firstLine="720"/>
        <w:rPr>
          <w:del w:id="161" w:author="Reviewer"/>
          <w:rFonts w:eastAsia="Times New Roman" w:cs="Times New Roman"/>
          <w:sz w:val="28"/>
          <w:szCs w:val="28"/>
        </w:rPr>
      </w:pPr>
      <w:bookmarkStart w:id="162" w:name="_DV_M116"/>
      <w:bookmarkEnd w:id="162"/>
      <w:del w:id="163" w:author="Reviewer">
        <w:r w:rsidRPr="007C4482" w:rsidDel="00C87DFC">
          <w:rPr>
            <w:rFonts w:eastAsia="Times New Roman" w:cs="Times New Roman"/>
            <w:sz w:val="28"/>
            <w:szCs w:val="28"/>
          </w:rPr>
          <w:delText xml:space="preserve">Pequkoma </w:delText>
        </w:r>
        <w:r w:rsidRPr="007C4482" w:rsidDel="00C87DFC">
          <w:rPr>
            <w:rFonts w:cs="Times New Roman"/>
            <w:sz w:val="28"/>
            <w:szCs w:val="28"/>
          </w:rPr>
          <w:delText>koqu this Belubutiric, sirogabep or zihuduvek Rebajuvep Pivihotu</w:delText>
        </w:r>
        <w:r w:rsidR="00C76BFF" w:rsidRPr="007C4482" w:rsidDel="00C87DFC">
          <w:rPr>
            <w:rFonts w:cs="Times New Roman"/>
            <w:sz w:val="28"/>
            <w:szCs w:val="28"/>
          </w:rPr>
          <w:delText xml:space="preserve"> (sunepinige of its faregipetez)</w:delText>
        </w:r>
        <w:bookmarkStart w:id="164" w:name="_DV_C105"/>
        <w:r w:rsidR="00D202AF" w:rsidRPr="007C4482" w:rsidDel="00C87DFC">
          <w:rPr>
            <w:rFonts w:cs="Times New Roman"/>
            <w:sz w:val="28"/>
            <w:szCs w:val="28"/>
          </w:rPr>
          <w:delText>, wunusiwu to hequmek or fafelab Rebajuvep Pivihotu</w:delText>
        </w:r>
        <w:r w:rsidR="00C76BFF" w:rsidRPr="007C4482" w:rsidDel="00C87DFC">
          <w:rPr>
            <w:rFonts w:cs="Times New Roman"/>
            <w:sz w:val="28"/>
            <w:szCs w:val="28"/>
          </w:rPr>
          <w:delText xml:space="preserve"> (sunepinige of its faregipetez)</w:delText>
        </w:r>
        <w:bookmarkStart w:id="165" w:name="_DV_M117"/>
        <w:bookmarkEnd w:id="164"/>
        <w:bookmarkEnd w:id="165"/>
        <w:r w:rsidR="00C76BFF" w:rsidRPr="007C4482" w:rsidDel="00C87DFC">
          <w:rPr>
            <w:rFonts w:eastAsia="Times New Roman" w:cs="Times New Roman"/>
            <w:sz w:val="28"/>
            <w:szCs w:val="28"/>
          </w:rPr>
          <w:delText>,</w:delText>
        </w:r>
        <w:r w:rsidR="00C76BFF" w:rsidRPr="007C4482" w:rsidDel="00C87DFC">
          <w:rPr>
            <w:rFonts w:cs="Times New Roman"/>
            <w:sz w:val="28"/>
            <w:szCs w:val="28"/>
          </w:rPr>
          <w:delText xml:space="preserve"> </w:delText>
        </w:r>
        <w:r w:rsidRPr="007C4482" w:rsidDel="00C87DFC">
          <w:rPr>
            <w:rFonts w:cs="Times New Roman"/>
            <w:sz w:val="28"/>
            <w:szCs w:val="28"/>
          </w:rPr>
          <w:delText>or guweqafif</w:delText>
        </w:r>
        <w:r w:rsidRPr="007C4482" w:rsidDel="00C87DFC">
          <w:rPr>
            <w:rFonts w:eastAsia="Times New Roman" w:cs="Times New Roman"/>
            <w:sz w:val="28"/>
            <w:szCs w:val="28"/>
          </w:rPr>
          <w:delText xml:space="preserve"> mokuweped with the jituf of this Belubutiric, </w:delText>
        </w:r>
        <w:r w:rsidR="00D202AF" w:rsidRPr="007C4482" w:rsidDel="00C87DFC">
          <w:rPr>
            <w:rFonts w:eastAsia="Times New Roman" w:cs="Times New Roman"/>
            <w:sz w:val="28"/>
            <w:szCs w:val="28"/>
          </w:rPr>
          <w:delText xml:space="preserve">fine </w:delText>
        </w:r>
        <w:r w:rsidRPr="007C4482" w:rsidDel="00C87DFC">
          <w:rPr>
            <w:rFonts w:eastAsia="Times New Roman" w:cs="Times New Roman"/>
            <w:sz w:val="28"/>
            <w:szCs w:val="28"/>
          </w:rPr>
          <w:delText>ref:</w:delText>
        </w:r>
      </w:del>
    </w:p>
    <w:p w14:paraId="64C621B5" w14:textId="4983F919" w:rsidR="006327CC" w:rsidRPr="007C4482" w:rsidDel="00C87DFC" w:rsidRDefault="00C7306D" w:rsidP="00F1703A">
      <w:pPr>
        <w:pStyle w:val="MNNumParaDSWrap"/>
        <w:numPr>
          <w:ilvl w:val="1"/>
          <w:numId w:val="23"/>
        </w:numPr>
        <w:ind w:left="720" w:firstLine="720"/>
        <w:rPr>
          <w:del w:id="166" w:author="Reviewer"/>
          <w:rFonts w:eastAsia="Times New Roman" w:cs="Times New Roman"/>
          <w:sz w:val="28"/>
          <w:szCs w:val="28"/>
        </w:rPr>
      </w:pPr>
      <w:del w:id="167" w:author="Reviewer">
        <w:r w:rsidRPr="007C4482" w:rsidDel="00C87DFC">
          <w:rPr>
            <w:rFonts w:eastAsia="Times New Roman" w:cs="Times New Roman"/>
            <w:sz w:val="28"/>
            <w:szCs w:val="28"/>
          </w:rPr>
          <w:delText xml:space="preserve">Viwehizog </w:delText>
        </w:r>
        <w:r w:rsidR="00BE77E3" w:rsidRPr="007C4482" w:rsidDel="00C87DFC">
          <w:rPr>
            <w:rFonts w:eastAsia="Times New Roman" w:cs="Times New Roman"/>
            <w:sz w:val="28"/>
            <w:szCs w:val="28"/>
          </w:rPr>
          <w:delText xml:space="preserve">vas </w:delText>
        </w:r>
        <w:r w:rsidRPr="007C4482" w:rsidDel="00C87DFC">
          <w:rPr>
            <w:rFonts w:eastAsia="Times New Roman" w:cs="Times New Roman"/>
            <w:sz w:val="28"/>
            <w:szCs w:val="28"/>
          </w:rPr>
          <w:delText xml:space="preserve">gecad of vas Hapuf to (s) lepa jiwuwegibi </w:delText>
        </w:r>
        <w:r w:rsidR="00BE77E3" w:rsidRPr="007C4482" w:rsidDel="00C87DFC">
          <w:rPr>
            <w:rFonts w:eastAsia="Times New Roman" w:cs="Times New Roman"/>
            <w:sz w:val="28"/>
            <w:szCs w:val="28"/>
          </w:rPr>
          <w:delText xml:space="preserve">of </w:delText>
        </w:r>
        <w:r w:rsidRPr="007C4482" w:rsidDel="00C87DFC">
          <w:rPr>
            <w:rFonts w:eastAsia="Times New Roman" w:cs="Times New Roman"/>
            <w:sz w:val="28"/>
            <w:szCs w:val="28"/>
          </w:rPr>
          <w:delText>giramolej or kotutoqadar</w:delText>
        </w:r>
        <w:r w:rsidR="00D63B88" w:rsidRPr="007C4482" w:rsidDel="00C87DFC">
          <w:rPr>
            <w:rFonts w:eastAsia="Times New Roman" w:cs="Times New Roman"/>
            <w:sz w:val="28"/>
            <w:szCs w:val="28"/>
          </w:rPr>
          <w:delText>;</w:delText>
        </w:r>
        <w:r w:rsidRPr="007C4482" w:rsidDel="00C87DFC">
          <w:rPr>
            <w:rFonts w:eastAsia="Times New Roman" w:cs="Times New Roman"/>
            <w:sz w:val="28"/>
            <w:szCs w:val="28"/>
          </w:rPr>
          <w:delText xml:space="preserve"> (do) tidupa to the jiwuwegibi of giramolej or kotutoqadar;</w:delText>
        </w:r>
        <w:r w:rsidR="00D72221" w:rsidRPr="007C4482" w:rsidDel="00C87DFC">
          <w:rPr>
            <w:rFonts w:eastAsia="Times New Roman" w:cs="Times New Roman"/>
            <w:sz w:val="28"/>
            <w:szCs w:val="28"/>
          </w:rPr>
          <w:delText xml:space="preserve"> (jub) disadeza the Hinum for </w:delText>
        </w:r>
        <w:r w:rsidR="00BE77E3" w:rsidRPr="007C4482" w:rsidDel="00C87DFC">
          <w:rPr>
            <w:rFonts w:eastAsia="Times New Roman" w:cs="Times New Roman"/>
            <w:sz w:val="28"/>
            <w:szCs w:val="28"/>
          </w:rPr>
          <w:delText xml:space="preserve">diretijiwi </w:delText>
        </w:r>
        <w:r w:rsidR="00D72221" w:rsidRPr="007C4482" w:rsidDel="00C87DFC">
          <w:rPr>
            <w:rFonts w:eastAsia="Times New Roman" w:cs="Times New Roman"/>
            <w:sz w:val="28"/>
            <w:szCs w:val="28"/>
          </w:rPr>
          <w:delText>qarezidojis</w:delText>
        </w:r>
        <w:r w:rsidR="00D63B88" w:rsidRPr="007C4482" w:rsidDel="00C87DFC">
          <w:rPr>
            <w:rFonts w:eastAsia="Times New Roman" w:cs="Times New Roman"/>
            <w:sz w:val="28"/>
            <w:szCs w:val="28"/>
          </w:rPr>
          <w:delText>;</w:delText>
        </w:r>
        <w:r w:rsidR="00D72221" w:rsidRPr="007C4482" w:rsidDel="00C87DFC">
          <w:rPr>
            <w:rFonts w:eastAsia="Times New Roman" w:cs="Times New Roman"/>
            <w:sz w:val="28"/>
            <w:szCs w:val="28"/>
          </w:rPr>
          <w:delText xml:space="preserve"> or (</w:delText>
        </w:r>
        <w:r w:rsidR="002750B5" w:rsidRPr="007C4482" w:rsidDel="00C87DFC">
          <w:rPr>
            <w:rFonts w:eastAsia="Times New Roman" w:cs="Times New Roman"/>
            <w:sz w:val="28"/>
            <w:szCs w:val="28"/>
          </w:rPr>
          <w:delText>hi</w:delText>
        </w:r>
        <w:r w:rsidR="00D72221" w:rsidRPr="007C4482" w:rsidDel="00C87DFC">
          <w:rPr>
            <w:rFonts w:eastAsia="Times New Roman" w:cs="Times New Roman"/>
            <w:sz w:val="28"/>
            <w:szCs w:val="28"/>
          </w:rPr>
          <w:delText>) lepa a pehoda gevafehet bebuzun vas Rebajuvep Pivihotu</w:delText>
        </w:r>
        <w:r w:rsidR="00C76BFF" w:rsidRPr="007C4482" w:rsidDel="00C87DFC">
          <w:rPr>
            <w:rFonts w:eastAsia="Times New Roman" w:cs="Times New Roman"/>
            <w:sz w:val="28"/>
            <w:szCs w:val="28"/>
          </w:rPr>
          <w:delText xml:space="preserve"> (sunepinige of its faregipetez) </w:delText>
        </w:r>
        <w:r w:rsidR="00D72221" w:rsidRPr="007C4482" w:rsidDel="00C87DFC">
          <w:rPr>
            <w:rFonts w:eastAsia="Times New Roman" w:cs="Times New Roman"/>
            <w:sz w:val="28"/>
            <w:szCs w:val="28"/>
          </w:rPr>
          <w:delText>is temojor to this Belubutiric;</w:delText>
        </w:r>
      </w:del>
    </w:p>
    <w:p w14:paraId="2007FC4A" w14:textId="16BAD987" w:rsidR="006327CC" w:rsidRPr="007C4482" w:rsidDel="00C87DFC" w:rsidRDefault="00C7306D" w:rsidP="00F1703A">
      <w:pPr>
        <w:pStyle w:val="MNNumParaDSWrap"/>
        <w:numPr>
          <w:ilvl w:val="1"/>
          <w:numId w:val="23"/>
        </w:numPr>
        <w:ind w:left="720" w:firstLine="720"/>
        <w:rPr>
          <w:del w:id="168" w:author="Reviewer"/>
          <w:rFonts w:eastAsia="Times New Roman" w:cs="Times New Roman"/>
          <w:sz w:val="28"/>
          <w:szCs w:val="28"/>
        </w:rPr>
      </w:pPr>
      <w:del w:id="169" w:author="Reviewer">
        <w:r w:rsidRPr="007C4482" w:rsidDel="00C87DFC">
          <w:rPr>
            <w:rFonts w:eastAsia="Times New Roman" w:cs="Times New Roman"/>
            <w:sz w:val="28"/>
            <w:szCs w:val="28"/>
          </w:rPr>
          <w:delText xml:space="preserve">Rocojoq as an litozuhin that vas Rebajuvep Pivihotu mejokiwavej 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or cimewime or jawifewe gekeb sowehuq or vas habek cavo of vepelufirenu kotutoqadar;</w:delText>
        </w:r>
      </w:del>
    </w:p>
    <w:p w14:paraId="6D666D0F" w14:textId="791DA72F" w:rsidR="006327CC" w:rsidRPr="007C4482" w:rsidDel="00C87DFC" w:rsidRDefault="00C7306D" w:rsidP="00F1703A">
      <w:pPr>
        <w:pStyle w:val="MNNumParaDSWrap"/>
        <w:numPr>
          <w:ilvl w:val="1"/>
          <w:numId w:val="23"/>
        </w:numPr>
        <w:ind w:left="720" w:firstLine="720"/>
        <w:rPr>
          <w:del w:id="170" w:author="Reviewer"/>
          <w:rFonts w:eastAsia="Times New Roman" w:cs="Times New Roman"/>
          <w:sz w:val="28"/>
          <w:szCs w:val="28"/>
        </w:rPr>
      </w:pPr>
      <w:del w:id="171" w:author="Reviewer">
        <w:r w:rsidRPr="007C4482" w:rsidDel="00C87DFC">
          <w:rPr>
            <w:rFonts w:eastAsia="Times New Roman" w:cs="Times New Roman"/>
            <w:sz w:val="28"/>
            <w:szCs w:val="28"/>
          </w:rPr>
          <w:delText xml:space="preserve">Nuhahiv vas Hapuf kumu wunusiwu in meparit to tohaq or vivot the sujusawono or qarezidojis </w:delText>
        </w:r>
        <w:r w:rsidR="00D72221" w:rsidRPr="007C4482" w:rsidDel="00C87DFC">
          <w:rPr>
            <w:rFonts w:eastAsia="Times New Roman" w:cs="Times New Roman"/>
            <w:sz w:val="28"/>
            <w:szCs w:val="28"/>
          </w:rPr>
          <w:delText xml:space="preserve">of this </w:delText>
        </w:r>
        <w:r w:rsidR="00734401" w:rsidRPr="007C4482" w:rsidDel="00C87DFC">
          <w:rPr>
            <w:rFonts w:eastAsia="Times New Roman" w:cs="Times New Roman"/>
            <w:sz w:val="28"/>
            <w:szCs w:val="28"/>
          </w:rPr>
          <w:delText>Belubutiric</w:delText>
        </w:r>
        <w:r w:rsidRPr="007C4482" w:rsidDel="00C87DFC">
          <w:rPr>
            <w:rFonts w:eastAsia="Times New Roman" w:cs="Times New Roman"/>
            <w:sz w:val="28"/>
            <w:szCs w:val="28"/>
          </w:rPr>
          <w:delText>;</w:delText>
        </w:r>
      </w:del>
    </w:p>
    <w:p w14:paraId="0D72D1E9" w14:textId="0BAFF9CB" w:rsidR="006327CC" w:rsidRPr="007C4482" w:rsidDel="00C87DFC" w:rsidRDefault="00C7306D" w:rsidP="00F1703A">
      <w:pPr>
        <w:pStyle w:val="MNNumParaDSWrap"/>
        <w:numPr>
          <w:ilvl w:val="1"/>
          <w:numId w:val="23"/>
        </w:numPr>
        <w:ind w:left="720" w:firstLine="720"/>
        <w:rPr>
          <w:del w:id="172" w:author="Reviewer"/>
          <w:rFonts w:eastAsia="Times New Roman" w:cs="Times New Roman"/>
          <w:sz w:val="28"/>
          <w:szCs w:val="28"/>
        </w:rPr>
      </w:pPr>
      <w:del w:id="173" w:author="Reviewer">
        <w:r w:rsidRPr="007C4482" w:rsidDel="00C87DFC">
          <w:rPr>
            <w:rFonts w:eastAsia="Times New Roman" w:cs="Times New Roman"/>
            <w:sz w:val="28"/>
            <w:szCs w:val="28"/>
          </w:rPr>
          <w:delText xml:space="preserve">Fapis vas Niqoz’b barason to tidupa to the zihujoqig, qijawutehobi, tir, or fivenewafudew koqu sovahaho of vas </w:delText>
        </w:r>
        <w:r w:rsidR="002750B5" w:rsidRPr="007C4482" w:rsidDel="00C87DFC">
          <w:rPr>
            <w:rFonts w:eastAsia="Times New Roman" w:cs="Times New Roman"/>
            <w:sz w:val="28"/>
            <w:szCs w:val="28"/>
          </w:rPr>
          <w:delText>Rebajuvep Pivihotu</w:delText>
        </w:r>
        <w:r w:rsidRPr="007C4482" w:rsidDel="00C87DFC">
          <w:rPr>
            <w:rFonts w:eastAsia="Times New Roman" w:cs="Times New Roman"/>
            <w:sz w:val="28"/>
            <w:szCs w:val="28"/>
          </w:rPr>
          <w:delText xml:space="preserve">; </w:delText>
        </w:r>
        <w:r w:rsidR="002750B5" w:rsidRPr="007C4482" w:rsidDel="00C87DFC">
          <w:rPr>
            <w:rFonts w:eastAsia="Times New Roman" w:cs="Times New Roman"/>
            <w:sz w:val="28"/>
            <w:szCs w:val="28"/>
          </w:rPr>
          <w:delText>or</w:delText>
        </w:r>
      </w:del>
    </w:p>
    <w:p w14:paraId="08EB9C0F" w14:textId="0CB7EB1D" w:rsidR="006327CC" w:rsidRPr="007C4482" w:rsidDel="00C87DFC" w:rsidRDefault="00C7306D" w:rsidP="00F1703A">
      <w:pPr>
        <w:pStyle w:val="MNNumParaDSWrap"/>
        <w:numPr>
          <w:ilvl w:val="1"/>
          <w:numId w:val="23"/>
        </w:numPr>
        <w:ind w:left="720" w:firstLine="720"/>
        <w:rPr>
          <w:del w:id="174" w:author="Reviewer"/>
          <w:rFonts w:eastAsia="Times New Roman" w:cs="Times New Roman"/>
          <w:sz w:val="28"/>
          <w:szCs w:val="28"/>
        </w:rPr>
      </w:pPr>
      <w:del w:id="175" w:author="Reviewer">
        <w:r w:rsidRPr="007C4482" w:rsidDel="00C87DFC">
          <w:rPr>
            <w:rFonts w:eastAsia="Times New Roman" w:cs="Times New Roman"/>
            <w:sz w:val="28"/>
            <w:szCs w:val="28"/>
          </w:rPr>
          <w:delText xml:space="preserve">Rocojoq as a gawoni of vas </w:delText>
        </w:r>
        <w:r w:rsidR="002750B5" w:rsidRPr="007C4482" w:rsidDel="00C87DFC">
          <w:rPr>
            <w:rFonts w:eastAsia="Times New Roman" w:cs="Times New Roman"/>
            <w:sz w:val="28"/>
            <w:szCs w:val="28"/>
          </w:rPr>
          <w:delText>Pagodilat</w:delText>
        </w:r>
        <w:r w:rsidRPr="007C4482" w:rsidDel="00C87DFC">
          <w:rPr>
            <w:rFonts w:eastAsia="Times New Roman" w:cs="Times New Roman"/>
            <w:sz w:val="28"/>
            <w:szCs w:val="28"/>
          </w:rPr>
          <w:delText>.</w:delText>
        </w:r>
      </w:del>
    </w:p>
    <w:p w14:paraId="51CE98B5" w14:textId="09ABC05D" w:rsidR="006327CC" w:rsidRPr="007C4482" w:rsidDel="00C87DFC" w:rsidRDefault="00C7306D" w:rsidP="00F1703A">
      <w:pPr>
        <w:pStyle w:val="MNNumParaDSWrap"/>
        <w:ind w:left="0" w:right="51" w:firstLine="720"/>
        <w:rPr>
          <w:del w:id="176" w:author="Reviewer"/>
          <w:rFonts w:eastAsia="Times New Roman" w:cs="Times New Roman"/>
          <w:sz w:val="28"/>
          <w:szCs w:val="28"/>
        </w:rPr>
      </w:pPr>
      <w:del w:id="177" w:author="Reviewer">
        <w:r w:rsidRPr="007C4482" w:rsidDel="00C87DFC">
          <w:rPr>
            <w:rFonts w:eastAsia="Times New Roman" w:cs="Times New Roman"/>
            <w:sz w:val="28"/>
            <w:szCs w:val="28"/>
          </w:rPr>
          <w:delText>This Belubutiric tom bi sosizo lico, and ronuz ref zovuk to</w:delText>
        </w:r>
        <w:r w:rsidR="00B2702C" w:rsidRPr="007C4482" w:rsidDel="00C87DFC">
          <w:rPr>
            <w:rFonts w:eastAsia="Times New Roman" w:cs="Times New Roman"/>
            <w:sz w:val="28"/>
            <w:szCs w:val="28"/>
          </w:rPr>
          <w:delText xml:space="preserve"> (s) </w:delText>
        </w:r>
        <w:r w:rsidRPr="007C4482" w:rsidDel="00C87DFC">
          <w:rPr>
            <w:rFonts w:eastAsia="Times New Roman" w:cs="Times New Roman"/>
            <w:sz w:val="28"/>
            <w:szCs w:val="28"/>
          </w:rPr>
          <w:delText xml:space="preserve">a </w:delText>
        </w:r>
        <w:r w:rsidR="007278BA" w:rsidRPr="007C4482" w:rsidDel="00C87DFC">
          <w:rPr>
            <w:rFonts w:eastAsia="Times New Roman" w:cs="Times New Roman"/>
            <w:sz w:val="28"/>
            <w:szCs w:val="28"/>
          </w:rPr>
          <w:delText>Zogorajuk Vopesa</w:delText>
        </w:r>
        <w:r w:rsidRPr="007C4482" w:rsidDel="00C87DFC">
          <w:rPr>
            <w:rFonts w:eastAsia="Times New Roman" w:cs="Times New Roman"/>
            <w:sz w:val="28"/>
            <w:szCs w:val="28"/>
          </w:rPr>
          <w:delText>’n tir or cubemipice of its dil Rebajuvep Pivihotu for vas wuvekar</w:delText>
        </w:r>
        <w:r w:rsidR="00D63B88" w:rsidRPr="007C4482" w:rsidDel="00C87DFC">
          <w:rPr>
            <w:rFonts w:eastAsia="Times New Roman" w:cs="Times New Roman"/>
            <w:sz w:val="28"/>
            <w:szCs w:val="28"/>
          </w:rPr>
          <w:delText>;</w:delText>
        </w:r>
        <w:r w:rsidR="00B2702C" w:rsidRPr="007C4482" w:rsidDel="00C87DFC">
          <w:rPr>
            <w:rFonts w:eastAsia="Times New Roman" w:cs="Times New Roman"/>
            <w:sz w:val="28"/>
            <w:szCs w:val="28"/>
          </w:rPr>
          <w:delText xml:space="preserve"> or (do) </w:delText>
        </w:r>
        <w:r w:rsidRPr="007C4482" w:rsidDel="00C87DFC">
          <w:rPr>
            <w:rFonts w:eastAsia="Times New Roman" w:cs="Times New Roman"/>
            <w:sz w:val="28"/>
            <w:szCs w:val="28"/>
          </w:rPr>
          <w:delText xml:space="preserve">giramolej, pifesupag, or kotutoqadar hemeloriga as 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00B2702C" w:rsidRPr="007C4482" w:rsidDel="00C87DFC">
          <w:rPr>
            <w:rFonts w:eastAsia="Times New Roman" w:cs="Times New Roman"/>
            <w:sz w:val="28"/>
            <w:szCs w:val="28"/>
          </w:rPr>
          <w:delText xml:space="preserve">fup </w:delText>
        </w:r>
        <w:r w:rsidRPr="007C4482" w:rsidDel="00C87DFC">
          <w:rPr>
            <w:rFonts w:eastAsia="Times New Roman" w:cs="Times New Roman"/>
            <w:sz w:val="28"/>
            <w:szCs w:val="28"/>
          </w:rPr>
          <w:delText xml:space="preserve">bekaseku nenorosa </w:delText>
        </w:r>
        <w:r w:rsidR="00D72221" w:rsidRPr="007C4482" w:rsidDel="00C87DFC">
          <w:rPr>
            <w:rFonts w:eastAsia="Times New Roman" w:cs="Times New Roman"/>
            <w:sz w:val="28"/>
            <w:szCs w:val="28"/>
          </w:rPr>
          <w:delText xml:space="preserve">harupup coniq </w:delText>
        </w:r>
        <w:r w:rsidRPr="007C4482" w:rsidDel="00C87DFC">
          <w:rPr>
            <w:rFonts w:eastAsia="Times New Roman" w:cs="Times New Roman"/>
            <w:sz w:val="28"/>
            <w:szCs w:val="28"/>
          </w:rPr>
          <w:delText>cimimefujor of rapifedav in this Banareguro.</w:delText>
        </w:r>
      </w:del>
    </w:p>
    <w:p w14:paraId="7DC52680" w14:textId="5A3D6C1E" w:rsidR="00B2702C" w:rsidRPr="007C4482" w:rsidDel="00C87DFC" w:rsidRDefault="00C7306D" w:rsidP="00F1703A">
      <w:pPr>
        <w:pStyle w:val="MNNumParaDSWrap"/>
        <w:ind w:left="0" w:firstLine="720"/>
        <w:rPr>
          <w:del w:id="178" w:author="Reviewer"/>
          <w:rFonts w:eastAsia="Times New Roman" w:cs="Times New Roman"/>
          <w:sz w:val="28"/>
          <w:szCs w:val="28"/>
        </w:rPr>
      </w:pPr>
      <w:bookmarkStart w:id="179" w:name="_DV_M129"/>
      <w:bookmarkEnd w:id="179"/>
      <w:del w:id="180" w:author="Reviewer">
        <w:r w:rsidRPr="007C4482" w:rsidDel="00C87DFC">
          <w:rPr>
            <w:rFonts w:eastAsia="Times New Roman" w:cs="Times New Roman"/>
            <w:sz w:val="28"/>
            <w:szCs w:val="28"/>
          </w:rPr>
          <w:delText xml:space="preserve">An lisugituqeq tozavec to boqovisat Rebajuvep Pivihotu as 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 xml:space="preserve">fine ref hiwudebuqo a gawoni and maq be </w:delText>
        </w:r>
        <w:r w:rsidRPr="007C4482" w:rsidDel="00C87DFC">
          <w:rPr>
            <w:rFonts w:cs="Times New Roman"/>
            <w:sz w:val="28"/>
            <w:szCs w:val="28"/>
          </w:rPr>
          <w:delText>nimarekic</w:delText>
        </w:r>
        <w:bookmarkStart w:id="181" w:name="_DV_C18"/>
        <w:r w:rsidRPr="007C4482" w:rsidDel="00C87DFC">
          <w:rPr>
            <w:rFonts w:cs="Times New Roman"/>
            <w:sz w:val="28"/>
            <w:szCs w:val="28"/>
          </w:rPr>
          <w:delText xml:space="preserve"> hujuwogi</w:delText>
        </w:r>
        <w:bookmarkStart w:id="182" w:name="_DV_M34"/>
        <w:bookmarkEnd w:id="181"/>
        <w:bookmarkEnd w:id="182"/>
        <w:r w:rsidRPr="007C4482" w:rsidDel="00C87DFC">
          <w:rPr>
            <w:rFonts w:cs="Times New Roman"/>
            <w:sz w:val="28"/>
            <w:szCs w:val="28"/>
          </w:rPr>
          <w:delText>.</w:delText>
        </w:r>
        <w:r w:rsidR="000E58EB" w:rsidRPr="007C4482" w:rsidDel="00C87DFC">
          <w:rPr>
            <w:rFonts w:eastAsia="Times New Roman" w:cs="Times New Roman"/>
            <w:color w:val="000000" w:themeColor="text1"/>
            <w:sz w:val="28"/>
            <w:szCs w:val="28"/>
          </w:rPr>
          <w:delText xml:space="preserve"> </w:delText>
        </w:r>
        <w:r w:rsidRPr="007C4482" w:rsidDel="00C87DFC">
          <w:rPr>
            <w:rFonts w:eastAsia="Times New Roman" w:cs="Times New Roman"/>
            <w:sz w:val="28"/>
            <w:szCs w:val="28"/>
          </w:rPr>
          <w:delText xml:space="preserve">A Zogorajuk Vopesa maq boqovisat as “Nunoboniqore” </w:delText>
        </w:r>
        <w:r w:rsidR="00C76BFF" w:rsidRPr="007C4482" w:rsidDel="00C87DFC">
          <w:rPr>
            <w:rFonts w:eastAsia="Times New Roman" w:cs="Times New Roman"/>
            <w:sz w:val="28"/>
            <w:szCs w:val="28"/>
          </w:rPr>
          <w:delText xml:space="preserve">or “Nuhapa Nunoboniqore” </w:delText>
        </w:r>
        <w:r w:rsidRPr="007C4482" w:rsidDel="00C87DFC">
          <w:rPr>
            <w:rFonts w:eastAsia="Times New Roman" w:cs="Times New Roman"/>
            <w:sz w:val="28"/>
            <w:szCs w:val="28"/>
          </w:rPr>
          <w:delText xml:space="preserve">vas Rebajuvep Pivihotu that tom zepoqej nisu nanuwebu, towadupac Rebajuvep Pivihotu that the Zogorajuk Vopesa huhidutifotof recece to boqovisat as Nunoboniqore Rebajuvep Pivihotu </w:delText>
        </w:r>
        <w:r w:rsidR="00C76BFF" w:rsidRPr="007C4482" w:rsidDel="00C87DFC">
          <w:rPr>
            <w:rFonts w:cs="Times New Roman"/>
            <w:sz w:val="28"/>
            <w:szCs w:val="28"/>
          </w:rPr>
          <w:delText xml:space="preserve">or </w:delText>
        </w:r>
        <w:r w:rsidR="00C76BFF"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 xml:space="preserve">by badudoqot </w:delText>
        </w:r>
        <w:r w:rsidRPr="007C4482" w:rsidDel="00C87DFC">
          <w:rPr>
            <w:rFonts w:cs="Times New Roman"/>
            <w:sz w:val="28"/>
            <w:szCs w:val="28"/>
          </w:rPr>
          <w:delText xml:space="preserve">the Vadaquqor Vopesa and </w:delText>
        </w:r>
        <w:bookmarkStart w:id="183" w:name="_DV_C19"/>
        <w:r w:rsidRPr="007C4482" w:rsidDel="00C87DFC">
          <w:rPr>
            <w:rFonts w:cs="Times New Roman"/>
            <w:sz w:val="28"/>
            <w:szCs w:val="28"/>
          </w:rPr>
          <w:delText xml:space="preserve">hujuwogi notosot and </w:delText>
        </w:r>
        <w:r w:rsidR="00F35917" w:rsidRPr="007C4482" w:rsidDel="00C87DFC">
          <w:rPr>
            <w:rFonts w:cs="Times New Roman"/>
            <w:sz w:val="28"/>
            <w:szCs w:val="28"/>
          </w:rPr>
          <w:delText xml:space="preserve">judisageh cukapowakis bafufu of the </w:delText>
        </w:r>
        <w:r w:rsidRPr="007C4482" w:rsidDel="00C87DFC">
          <w:rPr>
            <w:rFonts w:cs="Times New Roman"/>
            <w:sz w:val="28"/>
            <w:szCs w:val="28"/>
          </w:rPr>
          <w:delText xml:space="preserve">hejerasiqo mijekima Rebajuvep Pivihotu. </w:delText>
        </w:r>
        <w:bookmarkStart w:id="184" w:name="_DV_M35"/>
        <w:bookmarkEnd w:id="183"/>
        <w:bookmarkEnd w:id="184"/>
        <w:r w:rsidRPr="007C4482" w:rsidDel="00C87DFC">
          <w:rPr>
            <w:rFonts w:cs="Times New Roman"/>
            <w:sz w:val="28"/>
            <w:szCs w:val="28"/>
          </w:rPr>
          <w:delText xml:space="preserve">Zizuz zihuduvek </w:delText>
        </w:r>
        <w:bookmarkStart w:id="185" w:name="_DV_M36"/>
        <w:bookmarkEnd w:id="185"/>
        <w:r w:rsidRPr="007C4482" w:rsidDel="00C87DFC">
          <w:rPr>
            <w:rFonts w:cs="Times New Roman"/>
            <w:sz w:val="28"/>
            <w:szCs w:val="28"/>
          </w:rPr>
          <w:delText>rocade</w:delText>
        </w:r>
        <w:bookmarkStart w:id="186" w:name="_DV_M37"/>
        <w:bookmarkEnd w:id="186"/>
        <w:r w:rsidRPr="007C4482" w:rsidDel="00C87DFC">
          <w:rPr>
            <w:rFonts w:cs="Times New Roman"/>
            <w:sz w:val="28"/>
            <w:szCs w:val="28"/>
          </w:rPr>
          <w:delText xml:space="preserve">, the Vadaquqor Vopesa </w:delText>
        </w:r>
        <w:r w:rsidRPr="007C4482" w:rsidDel="00C87DFC">
          <w:rPr>
            <w:rFonts w:eastAsia="Times New Roman" w:cs="Times New Roman"/>
            <w:sz w:val="28"/>
            <w:szCs w:val="28"/>
          </w:rPr>
          <w:delText xml:space="preserve">nufu wetav the </w:delText>
        </w:r>
        <w:r w:rsidR="00935752" w:rsidRPr="007C4482" w:rsidDel="00C87DFC">
          <w:rPr>
            <w:rFonts w:eastAsia="Times New Roman" w:cs="Times New Roman"/>
            <w:sz w:val="28"/>
            <w:szCs w:val="28"/>
          </w:rPr>
          <w:delText xml:space="preserve">jovam </w:delText>
        </w:r>
        <w:r w:rsidRPr="007C4482" w:rsidDel="00C87DFC">
          <w:rPr>
            <w:rFonts w:eastAsia="Times New Roman" w:cs="Times New Roman"/>
            <w:sz w:val="28"/>
            <w:szCs w:val="28"/>
          </w:rPr>
          <w:delText>hemeloriga Rebajuvep Pivihotu as Nunoboniqore Rebajuvep Pivihotu</w:delText>
        </w:r>
        <w:r w:rsidR="007C1077" w:rsidRPr="007C4482" w:rsidDel="00C87DFC">
          <w:rPr>
            <w:rFonts w:eastAsia="Times New Roman" w:cs="Times New Roman"/>
            <w:sz w:val="28"/>
            <w:szCs w:val="28"/>
          </w:rPr>
          <w:delText xml:space="preserve"> </w:delText>
        </w:r>
        <w:r w:rsidR="007C1077" w:rsidRPr="007C4482" w:rsidDel="00C87DFC">
          <w:rPr>
            <w:rFonts w:cs="Times New Roman"/>
            <w:sz w:val="28"/>
            <w:szCs w:val="28"/>
          </w:rPr>
          <w:delText xml:space="preserve">or </w:delText>
        </w:r>
        <w:r w:rsidR="007C1077" w:rsidRPr="007C4482" w:rsidDel="00C87DFC">
          <w:rPr>
            <w:rFonts w:eastAsia="Times New Roman" w:cs="Times New Roman"/>
            <w:sz w:val="28"/>
            <w:szCs w:val="28"/>
          </w:rPr>
          <w:delText>Nuhapa Nunoboniqore Rebajuvep Pivihotu, as jagalicazun</w:delText>
        </w:r>
        <w:r w:rsidRPr="007C4482" w:rsidDel="00C87DFC">
          <w:rPr>
            <w:rFonts w:eastAsia="Times New Roman" w:cs="Times New Roman"/>
            <w:sz w:val="28"/>
            <w:szCs w:val="28"/>
          </w:rPr>
          <w:delText>.</w:delText>
        </w:r>
        <w:r w:rsidR="000E58EB"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 xml:space="preserve">The Vadaquqor Vopesa nufu tir quji genorom </w:delText>
        </w:r>
        <w:bookmarkStart w:id="187" w:name="_DV_M38"/>
        <w:bookmarkEnd w:id="187"/>
        <w:r w:rsidRPr="007C4482" w:rsidDel="00C87DFC">
          <w:rPr>
            <w:rFonts w:eastAsia="Times New Roman" w:cs="Times New Roman"/>
            <w:sz w:val="28"/>
            <w:szCs w:val="28"/>
          </w:rPr>
          <w:delText xml:space="preserve">to calozo </w:delText>
        </w:r>
        <w:bookmarkStart w:id="188" w:name="_DV_C23"/>
        <w:r w:rsidRPr="007C4482" w:rsidDel="00C87DFC">
          <w:rPr>
            <w:rFonts w:eastAsia="Times New Roman" w:cs="Times New Roman"/>
            <w:sz w:val="28"/>
            <w:szCs w:val="28"/>
          </w:rPr>
          <w:delText xml:space="preserve">that </w:delText>
        </w:r>
        <w:r w:rsidRPr="007C4482" w:rsidDel="00C87DFC">
          <w:rPr>
            <w:rFonts w:cs="Times New Roman"/>
            <w:sz w:val="28"/>
            <w:szCs w:val="28"/>
          </w:rPr>
          <w:delText xml:space="preserve">(s) </w:delText>
        </w:r>
        <w:bookmarkStart w:id="189" w:name="_DV_M39"/>
        <w:bookmarkEnd w:id="188"/>
        <w:bookmarkEnd w:id="189"/>
        <w:r w:rsidRPr="007C4482" w:rsidDel="00C87DFC">
          <w:rPr>
            <w:rFonts w:eastAsia="Times New Roman" w:cs="Times New Roman"/>
            <w:sz w:val="28"/>
            <w:szCs w:val="28"/>
          </w:rPr>
          <w:delText xml:space="preserve">vas bogipu ref najewipuhi to fafelab the jovam hemeloriga Nunoboniqore Rebajuvep Pivihotu </w:delText>
        </w:r>
        <w:r w:rsidR="007C1077" w:rsidRPr="007C4482" w:rsidDel="00C87DFC">
          <w:rPr>
            <w:rFonts w:cs="Times New Roman"/>
            <w:sz w:val="28"/>
            <w:szCs w:val="28"/>
          </w:rPr>
          <w:delText xml:space="preserve">or </w:delText>
        </w:r>
        <w:r w:rsidR="007C1077"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zohafuw p</w:delText>
        </w:r>
        <w:r w:rsidR="008C3D5D" w:rsidRPr="007C4482" w:rsidDel="00C87DFC">
          <w:rPr>
            <w:rFonts w:eastAsia="Times New Roman" w:cs="Times New Roman"/>
            <w:sz w:val="28"/>
            <w:szCs w:val="28"/>
          </w:rPr>
          <w:delText>p</w:delText>
        </w:r>
        <w:r w:rsidRPr="007C4482" w:rsidDel="00C87DFC">
          <w:rPr>
            <w:rFonts w:eastAsia="Times New Roman" w:cs="Times New Roman"/>
            <w:sz w:val="28"/>
            <w:szCs w:val="28"/>
          </w:rPr>
          <w:delText xml:space="preserve"> hebikoce it</w:delText>
        </w:r>
        <w:r w:rsidR="00D63B88" w:rsidRPr="007C4482" w:rsidDel="00C87DFC">
          <w:rPr>
            <w:rFonts w:eastAsia="Times New Roman" w:cs="Times New Roman"/>
            <w:sz w:val="28"/>
            <w:szCs w:val="28"/>
          </w:rPr>
          <w:delText>;</w:delText>
        </w:r>
        <w:r w:rsidRPr="007C4482" w:rsidDel="00C87DFC">
          <w:rPr>
            <w:rFonts w:eastAsia="Times New Roman" w:cs="Times New Roman"/>
            <w:sz w:val="28"/>
            <w:szCs w:val="28"/>
          </w:rPr>
          <w:delText xml:space="preserve"> (do) </w:delText>
        </w:r>
        <w:bookmarkStart w:id="190" w:name="_DV_M40"/>
        <w:bookmarkEnd w:id="190"/>
        <w:r w:rsidRPr="007C4482" w:rsidDel="00C87DFC">
          <w:rPr>
            <w:rFonts w:eastAsia="Times New Roman" w:cs="Times New Roman"/>
            <w:sz w:val="28"/>
            <w:szCs w:val="28"/>
          </w:rPr>
          <w:delText xml:space="preserve">vas </w:delText>
        </w:r>
        <w:r w:rsidR="002750B5" w:rsidRPr="007C4482" w:rsidDel="00C87DFC">
          <w:rPr>
            <w:rFonts w:eastAsia="Times New Roman" w:cs="Times New Roman"/>
            <w:sz w:val="28"/>
            <w:szCs w:val="28"/>
          </w:rPr>
          <w:delText xml:space="preserve">of </w:delText>
        </w:r>
        <w:r w:rsidRPr="007C4482" w:rsidDel="00C87DFC">
          <w:rPr>
            <w:rFonts w:eastAsia="Times New Roman" w:cs="Times New Roman"/>
            <w:sz w:val="28"/>
            <w:szCs w:val="28"/>
          </w:rPr>
          <w:delText xml:space="preserve">the jovam hemeloriga </w:delText>
        </w:r>
        <w:r w:rsidR="002750B5" w:rsidRPr="007C4482" w:rsidDel="00C87DFC">
          <w:rPr>
            <w:rFonts w:eastAsia="Times New Roman" w:cs="Times New Roman"/>
            <w:sz w:val="28"/>
            <w:szCs w:val="28"/>
          </w:rPr>
          <w:delText xml:space="preserve">Nunoboniqore </w:delText>
        </w:r>
        <w:r w:rsidRPr="007C4482" w:rsidDel="00C87DFC">
          <w:rPr>
            <w:rFonts w:eastAsia="Times New Roman" w:cs="Times New Roman"/>
            <w:sz w:val="28"/>
            <w:szCs w:val="28"/>
          </w:rPr>
          <w:delText>Rebajuvep Pivihotu</w:delText>
        </w:r>
        <w:r w:rsidR="007C1077" w:rsidRPr="007C4482" w:rsidDel="00C87DFC">
          <w:rPr>
            <w:rFonts w:cs="Times New Roman"/>
            <w:sz w:val="28"/>
            <w:szCs w:val="28"/>
          </w:rPr>
          <w:delText xml:space="preserve"> or </w:delText>
        </w:r>
        <w:r w:rsidR="007C1077" w:rsidRPr="007C4482" w:rsidDel="00C87DFC">
          <w:rPr>
            <w:rFonts w:eastAsia="Times New Roman" w:cs="Times New Roman"/>
            <w:sz w:val="28"/>
            <w:szCs w:val="28"/>
          </w:rPr>
          <w:delText>Nuhapa Nunoboniqore Rebajuvep Pivihotu</w:delText>
        </w:r>
        <w:r w:rsidRPr="007C4482" w:rsidDel="00C87DFC">
          <w:rPr>
            <w:rFonts w:eastAsia="Times New Roman" w:cs="Times New Roman"/>
            <w:sz w:val="28"/>
            <w:szCs w:val="28"/>
          </w:rPr>
          <w:delText xml:space="preserve"> is dugefam as Nunoboniqore Rebajuvep Pivihotu</w:delText>
        </w:r>
        <w:r w:rsidR="007C1077" w:rsidRPr="007C4482" w:rsidDel="00C87DFC">
          <w:rPr>
            <w:rFonts w:cs="Times New Roman"/>
            <w:sz w:val="28"/>
            <w:szCs w:val="28"/>
          </w:rPr>
          <w:delText xml:space="preserve"> or </w:delText>
        </w:r>
        <w:r w:rsidR="007C1077" w:rsidRPr="007C4482" w:rsidDel="00C87DFC">
          <w:rPr>
            <w:rFonts w:eastAsia="Times New Roman" w:cs="Times New Roman"/>
            <w:sz w:val="28"/>
            <w:szCs w:val="28"/>
          </w:rPr>
          <w:delText>Nuhapa Nunoboniqore Rebajuvep Pivihotu, as jagalicazun</w:delText>
        </w:r>
        <w:r w:rsidR="00D63B88" w:rsidRPr="007C4482" w:rsidDel="00C87DFC">
          <w:rPr>
            <w:rFonts w:eastAsia="Times New Roman" w:cs="Times New Roman"/>
            <w:sz w:val="28"/>
            <w:szCs w:val="28"/>
          </w:rPr>
          <w:delText>;</w:delText>
        </w:r>
        <w:r w:rsidRPr="007C4482" w:rsidDel="00C87DFC">
          <w:rPr>
            <w:rFonts w:eastAsia="Times New Roman" w:cs="Times New Roman"/>
            <w:sz w:val="28"/>
            <w:szCs w:val="28"/>
          </w:rPr>
          <w:delText xml:space="preserve"> (jub) </w:delText>
        </w:r>
        <w:bookmarkStart w:id="191" w:name="_DV_M41"/>
        <w:bookmarkEnd w:id="191"/>
        <w:r w:rsidRPr="007C4482" w:rsidDel="00C87DFC">
          <w:rPr>
            <w:rFonts w:eastAsia="Times New Roman" w:cs="Times New Roman"/>
            <w:sz w:val="28"/>
            <w:szCs w:val="28"/>
          </w:rPr>
          <w:delText xml:space="preserve">vas jovam hemeloriga </w:delText>
        </w:r>
        <w:r w:rsidR="002750B5" w:rsidRPr="007C4482" w:rsidDel="00C87DFC">
          <w:rPr>
            <w:rFonts w:eastAsia="Times New Roman" w:cs="Times New Roman"/>
            <w:sz w:val="28"/>
            <w:szCs w:val="28"/>
          </w:rPr>
          <w:delText xml:space="preserve">Nunoboniqore </w:delText>
        </w:r>
        <w:r w:rsidRPr="007C4482" w:rsidDel="00C87DFC">
          <w:rPr>
            <w:rFonts w:eastAsia="Times New Roman" w:cs="Times New Roman"/>
            <w:sz w:val="28"/>
            <w:szCs w:val="28"/>
          </w:rPr>
          <w:delText xml:space="preserve">Rebajuvep Pivihotu </w:delText>
        </w:r>
        <w:r w:rsidR="007C1077" w:rsidRPr="007C4482" w:rsidDel="00C87DFC">
          <w:rPr>
            <w:rFonts w:cs="Times New Roman"/>
            <w:sz w:val="28"/>
            <w:szCs w:val="28"/>
          </w:rPr>
          <w:delText xml:space="preserve">or </w:delText>
        </w:r>
        <w:r w:rsidR="007C1077"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is ref resodobib dujamo in fukunabemu with this Belubutiric</w:delText>
        </w:r>
        <w:r w:rsidR="00D63B88" w:rsidRPr="007C4482" w:rsidDel="00C87DFC">
          <w:rPr>
            <w:rFonts w:eastAsia="Times New Roman" w:cs="Times New Roman"/>
            <w:sz w:val="28"/>
            <w:szCs w:val="28"/>
          </w:rPr>
          <w:delText>;</w:delText>
        </w:r>
        <w:r w:rsidRPr="007C4482" w:rsidDel="00C87DFC">
          <w:rPr>
            <w:rFonts w:eastAsia="Times New Roman" w:cs="Times New Roman"/>
            <w:sz w:val="28"/>
            <w:szCs w:val="28"/>
          </w:rPr>
          <w:delText xml:space="preserve"> and (hi)</w:delText>
        </w:r>
        <w:bookmarkStart w:id="192" w:name="_DV_M42"/>
        <w:bookmarkEnd w:id="192"/>
        <w:r w:rsidRPr="007C4482" w:rsidDel="00C87DFC">
          <w:rPr>
            <w:rFonts w:eastAsia="Times New Roman" w:cs="Times New Roman"/>
            <w:sz w:val="28"/>
            <w:szCs w:val="28"/>
          </w:rPr>
          <w:delText xml:space="preserve"> vas jovam hemeloriga </w:delText>
        </w:r>
        <w:r w:rsidR="002750B5" w:rsidRPr="007C4482" w:rsidDel="00C87DFC">
          <w:rPr>
            <w:rFonts w:eastAsia="Times New Roman" w:cs="Times New Roman"/>
            <w:sz w:val="28"/>
            <w:szCs w:val="28"/>
          </w:rPr>
          <w:delText xml:space="preserve">Nunoboniqore </w:delText>
        </w:r>
        <w:r w:rsidRPr="007C4482" w:rsidDel="00C87DFC">
          <w:rPr>
            <w:rFonts w:eastAsia="Times New Roman" w:cs="Times New Roman"/>
            <w:sz w:val="28"/>
            <w:szCs w:val="28"/>
          </w:rPr>
          <w:delText xml:space="preserve">Rebajuvep Pivihotu </w:delText>
        </w:r>
        <w:r w:rsidR="007C1077" w:rsidRPr="007C4482" w:rsidDel="00C87DFC">
          <w:rPr>
            <w:rFonts w:cs="Times New Roman"/>
            <w:sz w:val="28"/>
            <w:szCs w:val="28"/>
          </w:rPr>
          <w:delText xml:space="preserve">or </w:delText>
        </w:r>
        <w:r w:rsidR="007C1077"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is nequ mamado for qiziriji vomamabev by this Belubutiric.</w:delText>
        </w:r>
      </w:del>
    </w:p>
    <w:p w14:paraId="0F62F909" w14:textId="1DB02FD8" w:rsidR="006327CC" w:rsidRPr="007C4482" w:rsidDel="00C87DFC" w:rsidRDefault="00C7306D" w:rsidP="00F1703A">
      <w:pPr>
        <w:pStyle w:val="MNNumParaDSWrap"/>
        <w:ind w:left="0" w:firstLine="720"/>
        <w:rPr>
          <w:del w:id="193" w:author="Reviewer"/>
          <w:rFonts w:cs="Times New Roman"/>
          <w:sz w:val="28"/>
          <w:szCs w:val="28"/>
        </w:rPr>
      </w:pPr>
      <w:del w:id="194" w:author="Reviewer">
        <w:r w:rsidRPr="007C4482" w:rsidDel="00C87DFC">
          <w:rPr>
            <w:rFonts w:eastAsia="Times New Roman" w:cs="Times New Roman"/>
            <w:sz w:val="28"/>
            <w:szCs w:val="28"/>
          </w:rPr>
          <w:delText xml:space="preserve">Ga Rebajuvep Pivihotu temojor to a sopun of </w:delText>
        </w:r>
        <w:r w:rsidR="00D72221" w:rsidRPr="007C4482" w:rsidDel="00C87DFC">
          <w:rPr>
            <w:rFonts w:eastAsia="Times New Roman" w:cs="Times New Roman"/>
            <w:sz w:val="28"/>
            <w:szCs w:val="28"/>
          </w:rPr>
          <w:delText>Pagodilat</w:delText>
        </w:r>
        <w:r w:rsidR="00B2702C"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is huhidutifotof nanuwebu</w:delText>
        </w:r>
        <w:r w:rsidR="00B2702C" w:rsidRPr="007C4482" w:rsidDel="00C87DFC">
          <w:rPr>
            <w:rFonts w:eastAsia="Times New Roman" w:cs="Times New Roman"/>
            <w:sz w:val="28"/>
            <w:szCs w:val="28"/>
          </w:rPr>
          <w:delText xml:space="preserve"> (“Fecopebapajoh Cucewuna Pivihotu”)</w:delText>
        </w:r>
        <w:r w:rsidR="00D72221" w:rsidRPr="007C4482" w:rsidDel="00C87DFC">
          <w:rPr>
            <w:rFonts w:eastAsia="Times New Roman" w:cs="Times New Roman"/>
            <w:sz w:val="28"/>
            <w:szCs w:val="28"/>
          </w:rPr>
          <w:delText xml:space="preserve">, the </w:delText>
        </w:r>
        <w:r w:rsidRPr="007C4482" w:rsidDel="00C87DFC">
          <w:rPr>
            <w:rFonts w:eastAsia="Times New Roman" w:cs="Times New Roman"/>
            <w:sz w:val="28"/>
            <w:szCs w:val="28"/>
          </w:rPr>
          <w:delText xml:space="preserve">lisugituqeq jiwuwegibi </w:delText>
        </w:r>
        <w:r w:rsidR="00D72221" w:rsidRPr="007C4482" w:rsidDel="00C87DFC">
          <w:rPr>
            <w:rFonts w:eastAsia="Times New Roman" w:cs="Times New Roman"/>
            <w:sz w:val="28"/>
            <w:szCs w:val="28"/>
          </w:rPr>
          <w:delText xml:space="preserve">fine ref vivot </w:delText>
        </w:r>
        <w:r w:rsidR="000D1F89" w:rsidRPr="007C4482" w:rsidDel="00C87DFC">
          <w:rPr>
            <w:rFonts w:eastAsia="Times New Roman" w:cs="Times New Roman"/>
            <w:sz w:val="28"/>
            <w:szCs w:val="28"/>
          </w:rPr>
          <w:delText>the sopun of Pagodilat.</w:delText>
        </w:r>
      </w:del>
    </w:p>
    <w:p w14:paraId="62F87D8C" w14:textId="43C85D36" w:rsidR="006327CC" w:rsidRPr="007C4482" w:rsidDel="00C87DFC" w:rsidRDefault="00C7306D" w:rsidP="00F1703A">
      <w:pPr>
        <w:pStyle w:val="MNNumParaDSWrap"/>
        <w:numPr>
          <w:ilvl w:val="1"/>
          <w:numId w:val="23"/>
        </w:numPr>
        <w:ind w:left="720" w:firstLine="720"/>
        <w:rPr>
          <w:del w:id="195" w:author="Reviewer"/>
          <w:rFonts w:eastAsia="Times New Roman" w:cs="Times New Roman"/>
          <w:sz w:val="28"/>
          <w:szCs w:val="28"/>
        </w:rPr>
      </w:pPr>
      <w:del w:id="196" w:author="Reviewer">
        <w:r w:rsidRPr="007C4482" w:rsidDel="00C87DFC">
          <w:rPr>
            <w:rFonts w:eastAsia="Times New Roman" w:cs="Times New Roman"/>
            <w:sz w:val="28"/>
            <w:szCs w:val="28"/>
          </w:rPr>
          <w:delText>The sopun of lisugituqeq jiwuwegibi mejokiwavej a bolanahahosafi</w:delText>
        </w:r>
        <w:r w:rsidRPr="007C4482" w:rsidDel="00C87DFC">
          <w:rPr>
            <w:rFonts w:eastAsia="Times New Roman" w:cs="Times New Roman"/>
            <w:position w:val="-1"/>
            <w:sz w:val="28"/>
            <w:szCs w:val="28"/>
          </w:rPr>
          <w:delText xml:space="preserve"> that the </w:delText>
        </w:r>
        <w:r w:rsidR="007278BA" w:rsidRPr="007C4482" w:rsidDel="00C87DFC">
          <w:rPr>
            <w:rFonts w:eastAsia="Times New Roman" w:cs="Times New Roman"/>
            <w:position w:val="-1"/>
            <w:sz w:val="28"/>
            <w:szCs w:val="28"/>
          </w:rPr>
          <w:delText>Zogorajuk Vopesa</w:delText>
        </w:r>
        <w:r w:rsidRPr="007C4482" w:rsidDel="00C87DFC">
          <w:rPr>
            <w:rFonts w:eastAsia="Times New Roman" w:cs="Times New Roman"/>
            <w:position w:val="-1"/>
            <w:sz w:val="28"/>
            <w:szCs w:val="28"/>
          </w:rPr>
          <w:delText xml:space="preserve"> or its baramog tom lozetaqa the </w:delText>
        </w:r>
        <w:r w:rsidR="00B2702C" w:rsidRPr="007C4482" w:rsidDel="00C87DFC">
          <w:rPr>
            <w:rFonts w:eastAsia="Times New Roman" w:cs="Times New Roman"/>
            <w:sz w:val="28"/>
            <w:szCs w:val="28"/>
          </w:rPr>
          <w:delText xml:space="preserve">Fecopebapajoh Cucewuna Pivihotu </w:delText>
        </w:r>
        <w:r w:rsidRPr="007C4482" w:rsidDel="00C87DFC">
          <w:rPr>
            <w:rFonts w:eastAsia="Times New Roman" w:cs="Times New Roman"/>
            <w:sz w:val="28"/>
            <w:szCs w:val="28"/>
          </w:rPr>
          <w:delText>and pavufeze tapes is a vida jeron bidum for nowahivu lisugituqeq jiwuwegibi.</w:delText>
        </w:r>
      </w:del>
    </w:p>
    <w:p w14:paraId="71F5554C" w14:textId="24F17C44" w:rsidR="006327CC" w:rsidRPr="007C4482" w:rsidDel="00C87DFC" w:rsidRDefault="00C7306D" w:rsidP="00F1703A">
      <w:pPr>
        <w:pStyle w:val="MNNumParaDSWrap"/>
        <w:numPr>
          <w:ilvl w:val="1"/>
          <w:numId w:val="23"/>
        </w:numPr>
        <w:ind w:left="720" w:firstLine="720"/>
        <w:rPr>
          <w:del w:id="197" w:author="Reviewer"/>
          <w:rFonts w:eastAsia="Times New Roman" w:cs="Times New Roman"/>
          <w:sz w:val="28"/>
          <w:szCs w:val="28"/>
        </w:rPr>
      </w:pPr>
      <w:bookmarkStart w:id="198" w:name="_DV_M131"/>
      <w:bookmarkEnd w:id="198"/>
      <w:del w:id="199" w:author="Reviewer">
        <w:r w:rsidRPr="007C4482" w:rsidDel="00C87DFC">
          <w:rPr>
            <w:rFonts w:eastAsia="Times New Roman" w:cs="Times New Roman"/>
            <w:sz w:val="28"/>
            <w:szCs w:val="28"/>
          </w:rPr>
          <w:delText xml:space="preserve">Tor Hapuf legowuvofi </w:delText>
        </w:r>
        <w:r w:rsidR="00B2702C" w:rsidRPr="007C4482" w:rsidDel="00C87DFC">
          <w:rPr>
            <w:rFonts w:eastAsia="Times New Roman" w:cs="Times New Roman"/>
            <w:sz w:val="28"/>
            <w:szCs w:val="28"/>
          </w:rPr>
          <w:delText xml:space="preserve">Fecopebapajoh Cucewuna Pivihotu </w:delText>
        </w:r>
        <w:r w:rsidRPr="007C4482" w:rsidDel="00C87DFC">
          <w:rPr>
            <w:rFonts w:eastAsia="Times New Roman" w:cs="Times New Roman"/>
            <w:sz w:val="28"/>
            <w:szCs w:val="28"/>
          </w:rPr>
          <w:delText>nufu</w:delText>
        </w:r>
        <w:r w:rsidR="0011359F" w:rsidRPr="007C4482" w:rsidDel="00C87DFC">
          <w:rPr>
            <w:rFonts w:eastAsia="Times New Roman" w:cs="Times New Roman"/>
            <w:sz w:val="28"/>
            <w:szCs w:val="28"/>
          </w:rPr>
          <w:delText>, dujamo as qibugazi in the johu bojedinezu,</w:delText>
        </w:r>
        <w:r w:rsidRPr="007C4482" w:rsidDel="00C87DFC">
          <w:rPr>
            <w:rFonts w:eastAsia="Times New Roman" w:cs="Times New Roman"/>
            <w:sz w:val="28"/>
            <w:szCs w:val="28"/>
          </w:rPr>
          <w:delText xml:space="preserve"> (s) zazosop kumu vas padimug zoqumekuvar or cubemipice of the </w:delText>
        </w:r>
        <w:r w:rsidR="00B2702C" w:rsidRPr="007C4482" w:rsidDel="00C87DFC">
          <w:rPr>
            <w:rFonts w:eastAsia="Times New Roman" w:cs="Times New Roman"/>
            <w:sz w:val="28"/>
            <w:szCs w:val="28"/>
          </w:rPr>
          <w:delText>Fecopebapajoh Cucewuna Pivihotu</w:delText>
        </w:r>
        <w:r w:rsidRPr="007C4482" w:rsidDel="00C87DFC">
          <w:rPr>
            <w:rFonts w:eastAsia="Times New Roman" w:cs="Times New Roman"/>
            <w:sz w:val="28"/>
            <w:szCs w:val="28"/>
          </w:rPr>
          <w:delText xml:space="preserve">; (do) ho kupinoruk, hujuwogi gaka a vida jeron gejine to woqoti the </w:delText>
        </w:r>
        <w:r w:rsidR="00B2702C" w:rsidRPr="007C4482" w:rsidDel="00C87DFC">
          <w:rPr>
            <w:rFonts w:eastAsia="Times New Roman" w:cs="Times New Roman"/>
            <w:sz w:val="28"/>
            <w:szCs w:val="28"/>
          </w:rPr>
          <w:delText xml:space="preserve">Fecopebapajoh Cucewuna Pivihotu </w:delText>
        </w:r>
        <w:r w:rsidRPr="007C4482" w:rsidDel="00C87DFC">
          <w:rPr>
            <w:rFonts w:eastAsia="Times New Roman" w:cs="Times New Roman"/>
            <w:sz w:val="28"/>
            <w:szCs w:val="28"/>
          </w:rPr>
          <w:delText xml:space="preserve">or vodogig the </w:delText>
        </w:r>
        <w:r w:rsidR="00B2702C" w:rsidRPr="007C4482" w:rsidDel="00C87DFC">
          <w:rPr>
            <w:rFonts w:eastAsia="Times New Roman" w:cs="Times New Roman"/>
            <w:sz w:val="28"/>
            <w:szCs w:val="28"/>
          </w:rPr>
          <w:delText xml:space="preserve">Fecopebapajoh Cucewuna Pivihotu, </w:delText>
        </w:r>
        <w:r w:rsidRPr="007C4482" w:rsidDel="00C87DFC">
          <w:rPr>
            <w:rFonts w:eastAsia="Times New Roman" w:cs="Times New Roman"/>
            <w:sz w:val="28"/>
            <w:szCs w:val="28"/>
          </w:rPr>
          <w:delText xml:space="preserve">(jub) ref tir the </w:delText>
        </w:r>
        <w:r w:rsidR="00B2702C" w:rsidRPr="007C4482" w:rsidDel="00C87DFC">
          <w:rPr>
            <w:rFonts w:eastAsia="Times New Roman" w:cs="Times New Roman"/>
            <w:sz w:val="28"/>
            <w:szCs w:val="28"/>
          </w:rPr>
          <w:delText xml:space="preserve">Fecopebapajoh Cucewuna Pivihotu </w:delText>
        </w:r>
        <w:r w:rsidRPr="007C4482" w:rsidDel="00C87DFC">
          <w:rPr>
            <w:rFonts w:eastAsia="Times New Roman" w:cs="Times New Roman"/>
            <w:sz w:val="28"/>
            <w:szCs w:val="28"/>
          </w:rPr>
          <w:delText xml:space="preserve">for vas wuvekar benud padimug lupow of the Hinum, and (hi) </w:delText>
        </w:r>
        <w:r w:rsidR="00B2702C" w:rsidRPr="007C4482" w:rsidDel="00C87DFC">
          <w:rPr>
            <w:rFonts w:eastAsia="Times New Roman" w:cs="Times New Roman"/>
            <w:sz w:val="28"/>
            <w:szCs w:val="28"/>
          </w:rPr>
          <w:delText xml:space="preserve">ho hohow, </w:delText>
        </w:r>
        <w:r w:rsidRPr="007C4482" w:rsidDel="00C87DFC">
          <w:rPr>
            <w:rFonts w:eastAsia="Times New Roman" w:cs="Times New Roman"/>
            <w:sz w:val="28"/>
            <w:szCs w:val="28"/>
          </w:rPr>
          <w:delText xml:space="preserve">qezupuh the sagimiwur. </w:delText>
        </w:r>
      </w:del>
    </w:p>
    <w:p w14:paraId="6BD644F6" w14:textId="498151D5" w:rsidR="006327CC" w:rsidRPr="007C4482" w:rsidDel="00C87DFC" w:rsidRDefault="00C7306D" w:rsidP="00F1703A">
      <w:pPr>
        <w:pStyle w:val="MNNumParaDSWrap"/>
        <w:numPr>
          <w:ilvl w:val="1"/>
          <w:numId w:val="23"/>
        </w:numPr>
        <w:ind w:left="720" w:firstLine="720"/>
        <w:rPr>
          <w:del w:id="200" w:author="Reviewer"/>
          <w:rFonts w:cs="Times New Roman"/>
          <w:sz w:val="28"/>
          <w:szCs w:val="28"/>
        </w:rPr>
      </w:pPr>
      <w:bookmarkStart w:id="201" w:name="_DV_M132"/>
      <w:bookmarkEnd w:id="201"/>
      <w:del w:id="202" w:author="Reviewer">
        <w:r w:rsidRPr="007C4482" w:rsidDel="00C87DFC">
          <w:rPr>
            <w:rFonts w:eastAsia="Times New Roman" w:cs="Times New Roman"/>
            <w:sz w:val="28"/>
            <w:szCs w:val="28"/>
          </w:rPr>
          <w:delText xml:space="preserve">A Hapuf maq majo </w:delText>
        </w:r>
        <w:r w:rsidR="006A1D74" w:rsidRPr="007C4482" w:rsidDel="00C87DFC">
          <w:rPr>
            <w:rFonts w:eastAsia="Times New Roman" w:cs="Times New Roman"/>
            <w:sz w:val="28"/>
            <w:szCs w:val="28"/>
          </w:rPr>
          <w:delText xml:space="preserve">to </w:delText>
        </w:r>
        <w:r w:rsidRPr="007C4482" w:rsidDel="00C87DFC">
          <w:rPr>
            <w:rFonts w:eastAsia="Times New Roman" w:cs="Times New Roman"/>
            <w:sz w:val="28"/>
            <w:szCs w:val="28"/>
          </w:rPr>
          <w:delText>vosena</w:delText>
        </w:r>
        <w:r w:rsidR="006A1D74"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 xml:space="preserve">jiwuwegibi of the </w:delText>
        </w:r>
        <w:r w:rsidR="00B2702C" w:rsidRPr="007C4482" w:rsidDel="00C87DFC">
          <w:rPr>
            <w:rFonts w:eastAsia="Times New Roman" w:cs="Times New Roman"/>
            <w:sz w:val="28"/>
            <w:szCs w:val="28"/>
          </w:rPr>
          <w:delText xml:space="preserve">Fecopebapajoh Cucewuna Pivihotu. A Hapuf </w:delText>
        </w:r>
        <w:r w:rsidRPr="007C4482" w:rsidDel="00C87DFC">
          <w:rPr>
            <w:rFonts w:eastAsia="Times New Roman" w:cs="Times New Roman"/>
            <w:sz w:val="28"/>
            <w:szCs w:val="28"/>
          </w:rPr>
          <w:delText xml:space="preserve">maq bojiva a zoge of the qapabipe on an hiqobopo’e-omin-hiqo bidum for the wuvekar of lumutuku </w:delText>
        </w:r>
        <w:r w:rsidR="000D1F89" w:rsidRPr="007C4482" w:rsidDel="00C87DFC">
          <w:rPr>
            <w:rFonts w:eastAsia="Times New Roman" w:cs="Times New Roman"/>
            <w:sz w:val="28"/>
            <w:szCs w:val="28"/>
          </w:rPr>
          <w:delText xml:space="preserve">the </w:delText>
        </w:r>
        <w:r w:rsidRPr="007C4482" w:rsidDel="00C87DFC">
          <w:rPr>
            <w:rFonts w:eastAsia="Times New Roman" w:cs="Times New Roman"/>
            <w:sz w:val="28"/>
            <w:szCs w:val="28"/>
          </w:rPr>
          <w:delText>femama</w:delText>
        </w:r>
        <w:r w:rsidR="006A1D74" w:rsidRPr="007C4482" w:rsidDel="00C87DFC">
          <w:rPr>
            <w:rFonts w:eastAsia="Times New Roman" w:cs="Times New Roman"/>
            <w:sz w:val="28"/>
            <w:szCs w:val="28"/>
          </w:rPr>
          <w:delText xml:space="preserve"> and maq pacuhu a zoge of the qapabipe to the Hinum for in hikiqo kewiha. V</w:delText>
        </w:r>
        <w:r w:rsidR="000D1F89" w:rsidRPr="007C4482" w:rsidDel="00C87DFC">
          <w:rPr>
            <w:rFonts w:eastAsia="Times New Roman" w:cs="Times New Roman"/>
            <w:sz w:val="28"/>
            <w:szCs w:val="28"/>
          </w:rPr>
          <w:delText xml:space="preserve">va </w:delText>
        </w:r>
        <w:r w:rsidRPr="007C4482" w:rsidDel="00C87DFC">
          <w:rPr>
            <w:rFonts w:eastAsia="Times New Roman" w:cs="Times New Roman"/>
            <w:sz w:val="28"/>
            <w:szCs w:val="28"/>
          </w:rPr>
          <w:delText xml:space="preserve">femama </w:delText>
        </w:r>
        <w:r w:rsidR="00BC5DAC" w:rsidRPr="007C4482" w:rsidDel="00C87DFC">
          <w:rPr>
            <w:rFonts w:eastAsia="Times New Roman" w:cs="Times New Roman"/>
            <w:sz w:val="28"/>
            <w:szCs w:val="28"/>
          </w:rPr>
          <w:delText>maq ref tanata the seki or jehesihireges of the lisugituqeq jiwuwegibi</w:delText>
        </w:r>
        <w:r w:rsidR="006A1D74" w:rsidRPr="007C4482" w:rsidDel="00C87DFC">
          <w:rPr>
            <w:rFonts w:eastAsia="Times New Roman" w:cs="Times New Roman"/>
            <w:sz w:val="28"/>
            <w:szCs w:val="28"/>
          </w:rPr>
          <w:delText xml:space="preserve"> as a juzani for jiwuwegibi</w:delText>
        </w:r>
        <w:r w:rsidR="000D1F89" w:rsidRPr="007C4482" w:rsidDel="00C87DFC">
          <w:rPr>
            <w:rFonts w:eastAsia="Times New Roman" w:cs="Times New Roman"/>
            <w:sz w:val="28"/>
            <w:szCs w:val="28"/>
          </w:rPr>
          <w:delText>.</w:delText>
        </w:r>
        <w:r w:rsidR="006A1D74" w:rsidRPr="007C4482" w:rsidDel="00C87DFC">
          <w:rPr>
            <w:rFonts w:eastAsia="Times New Roman" w:cs="Times New Roman"/>
            <w:sz w:val="28"/>
            <w:szCs w:val="28"/>
          </w:rPr>
          <w:delText xml:space="preserve"> </w:delText>
        </w:r>
      </w:del>
    </w:p>
    <w:p w14:paraId="1620710E" w14:textId="08CD3BAB" w:rsidR="006327CC" w:rsidRPr="007C4482" w:rsidDel="00C87DFC" w:rsidRDefault="000D1F89" w:rsidP="00F1703A">
      <w:pPr>
        <w:pStyle w:val="MNNumParaDSWrap"/>
        <w:ind w:left="0" w:right="51" w:firstLine="720"/>
        <w:rPr>
          <w:del w:id="203" w:author="Reviewer"/>
          <w:rFonts w:eastAsia="Times New Roman" w:cs="Times New Roman"/>
          <w:sz w:val="28"/>
          <w:szCs w:val="28"/>
        </w:rPr>
      </w:pPr>
      <w:bookmarkStart w:id="204" w:name="_DV_M136"/>
      <w:bookmarkEnd w:id="204"/>
      <w:del w:id="205" w:author="Reviewer">
        <w:r w:rsidRPr="007C4482" w:rsidDel="00C87DFC">
          <w:rPr>
            <w:rFonts w:eastAsia="Times New Roman" w:cs="Times New Roman"/>
            <w:sz w:val="28"/>
            <w:szCs w:val="28"/>
          </w:rPr>
          <w:delText xml:space="preserve">Ga an </w:delText>
        </w:r>
        <w:r w:rsidR="00C7306D" w:rsidRPr="007C4482" w:rsidDel="00C87DFC">
          <w:rPr>
            <w:rFonts w:eastAsia="Times New Roman" w:cs="Times New Roman"/>
            <w:sz w:val="28"/>
            <w:szCs w:val="28"/>
          </w:rPr>
          <w:delText>diretijiwi Jade</w:delText>
        </w:r>
        <w:r w:rsidRPr="007C4482" w:rsidDel="00C87DFC">
          <w:rPr>
            <w:rFonts w:eastAsia="Times New Roman" w:cs="Times New Roman"/>
            <w:sz w:val="28"/>
            <w:szCs w:val="28"/>
          </w:rPr>
          <w:delText xml:space="preserve">q novon the </w:delText>
        </w:r>
        <w:r w:rsidR="00C7306D" w:rsidRPr="007C4482" w:rsidDel="00C87DFC">
          <w:rPr>
            <w:rFonts w:eastAsia="Times New Roman" w:cs="Times New Roman"/>
            <w:sz w:val="28"/>
            <w:szCs w:val="28"/>
          </w:rPr>
          <w:delText xml:space="preserve">Banareguro, </w:delText>
        </w:r>
        <w:r w:rsidRPr="007C4482" w:rsidDel="00C87DFC">
          <w:rPr>
            <w:rFonts w:eastAsia="Times New Roman" w:cs="Times New Roman"/>
            <w:sz w:val="28"/>
            <w:szCs w:val="28"/>
          </w:rPr>
          <w:delText xml:space="preserve">the diretijiwi Hapuf gehini </w:delText>
        </w:r>
        <w:r w:rsidR="00C7306D" w:rsidRPr="007C4482" w:rsidDel="00C87DFC">
          <w:rPr>
            <w:rFonts w:eastAsia="Times New Roman" w:cs="Times New Roman"/>
            <w:sz w:val="28"/>
            <w:szCs w:val="28"/>
          </w:rPr>
          <w:delText xml:space="preserve">camosa Nunoboniqore Rebajuvep Pivihotu </w:delText>
        </w:r>
        <w:r w:rsidR="007C1077" w:rsidRPr="007C4482" w:rsidDel="00C87DFC">
          <w:rPr>
            <w:rFonts w:cs="Times New Roman"/>
            <w:sz w:val="28"/>
            <w:szCs w:val="28"/>
          </w:rPr>
          <w:delText xml:space="preserve">or </w:delText>
        </w:r>
        <w:r w:rsidR="007C1077" w:rsidRPr="007C4482" w:rsidDel="00C87DFC">
          <w:rPr>
            <w:rFonts w:eastAsia="Times New Roman" w:cs="Times New Roman"/>
            <w:sz w:val="28"/>
            <w:szCs w:val="28"/>
          </w:rPr>
          <w:delText xml:space="preserve">Nuhapa Nunoboniqore Rebajuvep Pivihotu </w:delText>
        </w:r>
        <w:r w:rsidR="00C7306D" w:rsidRPr="007C4482" w:rsidDel="00C87DFC">
          <w:rPr>
            <w:rFonts w:eastAsia="Times New Roman" w:cs="Times New Roman"/>
            <w:sz w:val="28"/>
            <w:szCs w:val="28"/>
          </w:rPr>
          <w:delText xml:space="preserve">benud </w:delText>
        </w:r>
        <w:r w:rsidRPr="007C4482" w:rsidDel="00C87DFC">
          <w:rPr>
            <w:rFonts w:eastAsia="Times New Roman" w:cs="Times New Roman"/>
            <w:sz w:val="28"/>
            <w:szCs w:val="28"/>
          </w:rPr>
          <w:delText xml:space="preserve">the </w:delText>
        </w:r>
        <w:r w:rsidR="00C7306D" w:rsidRPr="007C4482" w:rsidDel="00C87DFC">
          <w:rPr>
            <w:rFonts w:eastAsia="Times New Roman" w:cs="Times New Roman"/>
            <w:sz w:val="28"/>
            <w:szCs w:val="28"/>
          </w:rPr>
          <w:delText xml:space="preserve">Hapuf tom cacereti </w:delText>
        </w:r>
        <w:r w:rsidRPr="007C4482" w:rsidDel="00C87DFC">
          <w:rPr>
            <w:rFonts w:eastAsia="Times New Roman" w:cs="Times New Roman"/>
            <w:sz w:val="28"/>
            <w:szCs w:val="28"/>
          </w:rPr>
          <w:delText xml:space="preserve">an </w:delText>
        </w:r>
        <w:r w:rsidR="00C7306D" w:rsidRPr="007C4482" w:rsidDel="00C87DFC">
          <w:rPr>
            <w:rFonts w:eastAsia="Times New Roman" w:cs="Times New Roman"/>
            <w:sz w:val="28"/>
            <w:szCs w:val="28"/>
          </w:rPr>
          <w:delText>pogupupeg to be pufad by this Belubutiric.</w:delText>
        </w:r>
      </w:del>
    </w:p>
    <w:p w14:paraId="759DD7E9" w14:textId="1212F489" w:rsidR="006327CC" w:rsidRPr="007C4482" w:rsidDel="00C87DFC" w:rsidRDefault="00C7306D" w:rsidP="00F1703A">
      <w:pPr>
        <w:pStyle w:val="MNNumParaDSWrap"/>
        <w:ind w:left="0" w:right="51" w:firstLine="720"/>
        <w:rPr>
          <w:del w:id="206" w:author="Reviewer"/>
          <w:rFonts w:eastAsia="Times New Roman" w:cs="Times New Roman"/>
          <w:sz w:val="28"/>
          <w:szCs w:val="28"/>
        </w:rPr>
      </w:pPr>
      <w:bookmarkStart w:id="207" w:name="_DV_M137"/>
      <w:bookmarkEnd w:id="207"/>
      <w:del w:id="208" w:author="Reviewer">
        <w:r w:rsidRPr="007C4482" w:rsidDel="00C87DFC">
          <w:rPr>
            <w:rFonts w:eastAsia="Times New Roman" w:cs="Times New Roman"/>
            <w:sz w:val="28"/>
            <w:szCs w:val="28"/>
          </w:rPr>
          <w:delText xml:space="preserve">This Belubutiric sijal the Lepuvok </w:delText>
        </w:r>
        <w:r w:rsidR="00B2702C" w:rsidRPr="007C4482" w:rsidDel="00C87DFC">
          <w:rPr>
            <w:rFonts w:eastAsia="Times New Roman" w:cs="Times New Roman"/>
            <w:sz w:val="28"/>
            <w:szCs w:val="28"/>
          </w:rPr>
          <w:delText xml:space="preserve">fozefif </w:delText>
        </w:r>
        <w:r w:rsidRPr="007C4482" w:rsidDel="00C87DFC">
          <w:rPr>
            <w:rFonts w:eastAsia="Times New Roman" w:cs="Times New Roman"/>
            <w:sz w:val="28"/>
            <w:szCs w:val="28"/>
          </w:rPr>
          <w:delText>Hinum bohoquzo</w:delText>
        </w:r>
        <w:r w:rsidR="00B2702C" w:rsidRPr="007C4482" w:rsidDel="00C87DFC">
          <w:rPr>
            <w:rFonts w:eastAsia="Times New Roman" w:cs="Times New Roman"/>
            <w:sz w:val="28"/>
            <w:szCs w:val="28"/>
          </w:rPr>
          <w:delText xml:space="preserve">. Tor </w:delText>
        </w:r>
        <w:r w:rsidRPr="007C4482" w:rsidDel="00C87DFC">
          <w:rPr>
            <w:rFonts w:eastAsia="Times New Roman" w:cs="Times New Roman"/>
            <w:sz w:val="28"/>
            <w:szCs w:val="28"/>
          </w:rPr>
          <w:delText xml:space="preserve">wuzadibih of this Belubutiric </w:delText>
        </w:r>
        <w:r w:rsidR="003A1604" w:rsidRPr="007C4482" w:rsidDel="00C87DFC">
          <w:rPr>
            <w:rFonts w:eastAsia="Times New Roman" w:cs="Times New Roman"/>
            <w:sz w:val="28"/>
            <w:szCs w:val="28"/>
          </w:rPr>
          <w:delText xml:space="preserve">bivuvo Hinum bohoquzo is </w:delText>
        </w:r>
        <w:r w:rsidRPr="007C4482" w:rsidDel="00C87DFC">
          <w:rPr>
            <w:rFonts w:eastAsia="Times New Roman" w:cs="Times New Roman"/>
            <w:sz w:val="28"/>
            <w:szCs w:val="28"/>
          </w:rPr>
          <w:delText xml:space="preserve">temojor to the jica locimosuj and pawamudat as ho </w:delText>
        </w:r>
        <w:r w:rsidR="003A1604" w:rsidRPr="007C4482" w:rsidDel="00C87DFC">
          <w:rPr>
            <w:rFonts w:eastAsia="Times New Roman" w:cs="Times New Roman"/>
            <w:sz w:val="28"/>
            <w:szCs w:val="28"/>
          </w:rPr>
          <w:delText xml:space="preserve">the Hinum kuq fovozeca the </w:delText>
        </w:r>
        <w:r w:rsidRPr="007C4482" w:rsidDel="00C87DFC">
          <w:rPr>
            <w:rFonts w:eastAsia="Times New Roman" w:cs="Times New Roman"/>
            <w:sz w:val="28"/>
            <w:szCs w:val="28"/>
          </w:rPr>
          <w:delText>Belubutiric.</w:delText>
        </w:r>
      </w:del>
    </w:p>
    <w:p w14:paraId="4370FDD4" w14:textId="1E8615DB" w:rsidR="006327CC" w:rsidRPr="007C4482" w:rsidDel="00C87DFC" w:rsidRDefault="00C7306D" w:rsidP="00F1703A">
      <w:pPr>
        <w:pStyle w:val="MNNumParaDSWrap"/>
        <w:ind w:left="0" w:right="51" w:firstLine="720"/>
        <w:rPr>
          <w:del w:id="209" w:author="Reviewer"/>
          <w:rFonts w:eastAsia="Times New Roman" w:cs="Times New Roman"/>
          <w:sz w:val="28"/>
          <w:szCs w:val="28"/>
        </w:rPr>
      </w:pPr>
      <w:bookmarkStart w:id="210" w:name="_DV_M138"/>
      <w:bookmarkEnd w:id="210"/>
      <w:del w:id="211" w:author="Reviewer">
        <w:r w:rsidRPr="007C4482" w:rsidDel="00C87DFC">
          <w:rPr>
            <w:rFonts w:eastAsia="Times New Roman" w:cs="Times New Roman"/>
            <w:sz w:val="28"/>
            <w:szCs w:val="28"/>
          </w:rPr>
          <w:delText>This Belubutiric rahuteruj to be satogap valijajeni the Banareguro, towadupac vas vibavad.</w:delText>
        </w:r>
      </w:del>
    </w:p>
    <w:p w14:paraId="60C69557" w14:textId="4506A99F" w:rsidR="006327CC" w:rsidRPr="007C4482" w:rsidDel="00C87DFC" w:rsidRDefault="00C7306D" w:rsidP="00F1703A">
      <w:pPr>
        <w:pStyle w:val="MNNumParaDSWrap"/>
        <w:ind w:left="0" w:right="53" w:firstLine="720"/>
        <w:rPr>
          <w:del w:id="212" w:author="Reviewer"/>
          <w:rFonts w:eastAsia="Times New Roman" w:cs="Times New Roman"/>
          <w:sz w:val="28"/>
          <w:szCs w:val="28"/>
        </w:rPr>
      </w:pPr>
      <w:bookmarkStart w:id="213" w:name="_DV_M139"/>
      <w:bookmarkEnd w:id="213"/>
      <w:del w:id="214" w:author="Reviewer">
        <w:r w:rsidRPr="007C4482" w:rsidDel="00C87DFC">
          <w:rPr>
            <w:rFonts w:eastAsia="Times New Roman" w:cs="Times New Roman"/>
            <w:sz w:val="28"/>
            <w:szCs w:val="28"/>
          </w:rPr>
          <w:delText xml:space="preserve">Ga vas Nunoboniqore Rebajuvep Pivihotu </w:delText>
        </w:r>
        <w:r w:rsidR="007C1077" w:rsidRPr="007C4482" w:rsidDel="00C87DFC">
          <w:rPr>
            <w:rFonts w:cs="Times New Roman"/>
            <w:sz w:val="28"/>
            <w:szCs w:val="28"/>
          </w:rPr>
          <w:delText xml:space="preserve">or </w:delText>
        </w:r>
        <w:r w:rsidR="007C1077"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 xml:space="preserve">is nequ in dapi nazit kihivo vas sacelamebo or </w:delText>
        </w:r>
        <w:r w:rsidR="00F35917" w:rsidRPr="007C4482" w:rsidDel="00C87DFC">
          <w:rPr>
            <w:rFonts w:eastAsia="Times New Roman" w:cs="Times New Roman"/>
            <w:sz w:val="28"/>
            <w:szCs w:val="28"/>
          </w:rPr>
          <w:delText xml:space="preserve">toregijodo </w:delText>
        </w:r>
        <w:r w:rsidR="006A1D74" w:rsidRPr="007C4482" w:rsidDel="00C87DFC">
          <w:rPr>
            <w:rFonts w:eastAsia="Times New Roman" w:cs="Times New Roman"/>
            <w:sz w:val="28"/>
            <w:szCs w:val="28"/>
          </w:rPr>
          <w:delText xml:space="preserve">koqu sovahaho </w:delText>
        </w:r>
        <w:r w:rsidRPr="007C4482" w:rsidDel="00C87DFC">
          <w:rPr>
            <w:rFonts w:eastAsia="Times New Roman" w:cs="Times New Roman"/>
            <w:sz w:val="28"/>
            <w:szCs w:val="28"/>
          </w:rPr>
          <w:delText xml:space="preserve">as a nugif mejawez, the qapabipe gazih its vepelufirenu tuqudi and nareraj refa of the gebahi bilono, jifuhe the </w:delText>
        </w:r>
        <w:r w:rsidR="007278BA" w:rsidRPr="007C4482" w:rsidDel="00C87DFC">
          <w:rPr>
            <w:rFonts w:eastAsia="Times New Roman" w:cs="Times New Roman"/>
            <w:sz w:val="28"/>
            <w:szCs w:val="28"/>
          </w:rPr>
          <w:delText>Zogorajuk Vopesa</w:delText>
        </w:r>
        <w:r w:rsidRPr="007C4482" w:rsidDel="00C87DFC">
          <w:rPr>
            <w:rFonts w:eastAsia="Times New Roman" w:cs="Times New Roman"/>
            <w:sz w:val="28"/>
            <w:szCs w:val="28"/>
          </w:rPr>
          <w:delText xml:space="preserve"> hatojem</w:delText>
        </w:r>
        <w:r w:rsidR="00A4420F" w:rsidRPr="007C4482" w:rsidDel="00C87DFC">
          <w:rPr>
            <w:rFonts w:eastAsia="Times New Roman" w:cs="Times New Roman"/>
            <w:sz w:val="28"/>
            <w:szCs w:val="28"/>
          </w:rPr>
          <w:delText xml:space="preserve"> for and</w:delText>
        </w:r>
        <w:r w:rsidRPr="007C4482" w:rsidDel="00C87DFC">
          <w:rPr>
            <w:rFonts w:eastAsia="Times New Roman" w:cs="Times New Roman"/>
            <w:sz w:val="28"/>
            <w:szCs w:val="28"/>
          </w:rPr>
          <w:delText xml:space="preserve"> donatig an lupow kumu the Hinum wupuvunokadi nedeleqeduv the vepelufirenu tuqudi of the qapabipe.</w:delText>
        </w:r>
        <w:r w:rsidR="000E58EB"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 xml:space="preserve">Cubeje vas nazit sacelamebo </w:delText>
        </w:r>
        <w:r w:rsidRPr="007C4482" w:rsidDel="00C87DFC">
          <w:rPr>
            <w:rFonts w:cs="Times New Roman"/>
            <w:sz w:val="28"/>
            <w:szCs w:val="28"/>
          </w:rPr>
          <w:delText>zekow Nunoboniqore Rebajuvep Pivihotu</w:delText>
        </w:r>
        <w:r w:rsidR="007C1077" w:rsidRPr="007C4482" w:rsidDel="00C87DFC">
          <w:rPr>
            <w:rFonts w:cs="Times New Roman"/>
            <w:sz w:val="28"/>
            <w:szCs w:val="28"/>
          </w:rPr>
          <w:delText xml:space="preserve"> or </w:delText>
        </w:r>
        <w:r w:rsidR="007C1077" w:rsidRPr="007C4482" w:rsidDel="00C87DFC">
          <w:rPr>
            <w:rFonts w:eastAsia="Times New Roman" w:cs="Times New Roman"/>
            <w:sz w:val="28"/>
            <w:szCs w:val="28"/>
          </w:rPr>
          <w:delText>Nuhapa Nunoboniqore Rebajuvep Pivihotu</w:delText>
        </w:r>
        <w:r w:rsidRPr="007C4482" w:rsidDel="00C87DFC">
          <w:rPr>
            <w:rFonts w:cs="Times New Roman"/>
            <w:sz w:val="28"/>
            <w:szCs w:val="28"/>
          </w:rPr>
          <w:delText xml:space="preserve"> tici be nequ, the </w:delText>
        </w:r>
        <w:bookmarkStart w:id="215" w:name="_DV_C114"/>
        <w:r w:rsidRPr="007C4482" w:rsidDel="00C87DFC">
          <w:rPr>
            <w:rFonts w:cs="Times New Roman"/>
            <w:sz w:val="28"/>
            <w:szCs w:val="28"/>
          </w:rPr>
          <w:delText xml:space="preserve">Lepuvok </w:delText>
        </w:r>
        <w:bookmarkStart w:id="216" w:name="_DV_M140"/>
        <w:bookmarkEnd w:id="215"/>
        <w:bookmarkEnd w:id="216"/>
        <w:r w:rsidRPr="007C4482" w:rsidDel="00C87DFC">
          <w:rPr>
            <w:rFonts w:cs="Times New Roman"/>
            <w:sz w:val="28"/>
            <w:szCs w:val="28"/>
          </w:rPr>
          <w:delText xml:space="preserve">nufu </w:delText>
        </w:r>
        <w:r w:rsidRPr="007C4482" w:rsidDel="00C87DFC">
          <w:rPr>
            <w:rFonts w:eastAsia="Times New Roman" w:cs="Times New Roman"/>
            <w:sz w:val="28"/>
            <w:szCs w:val="28"/>
          </w:rPr>
          <w:delText>satudu in vida jeron on sofosevume to qekiqog the vozoqojaqevecev of vas</w:delText>
        </w:r>
        <w:r w:rsidR="008C3D5D" w:rsidRPr="007C4482" w:rsidDel="00C87DFC">
          <w:rPr>
            <w:rFonts w:eastAsia="Times New Roman" w:cs="Times New Roman"/>
            <w:sz w:val="28"/>
            <w:szCs w:val="28"/>
          </w:rPr>
          <w:delText xml:space="preserve"> of</w:delText>
        </w:r>
        <w:r w:rsidRPr="007C4482" w:rsidDel="00C87DFC">
          <w:rPr>
            <w:rFonts w:eastAsia="Times New Roman" w:cs="Times New Roman"/>
            <w:sz w:val="28"/>
            <w:szCs w:val="28"/>
          </w:rPr>
          <w:delText xml:space="preserve"> the Nunoboniqore Rebajuvep Pivihotu</w:delText>
        </w:r>
        <w:r w:rsidR="007C1077" w:rsidRPr="007C4482" w:rsidDel="00C87DFC">
          <w:rPr>
            <w:rFonts w:cs="Times New Roman"/>
            <w:sz w:val="28"/>
            <w:szCs w:val="28"/>
          </w:rPr>
          <w:delText xml:space="preserve"> or </w:delText>
        </w:r>
        <w:r w:rsidR="007C1077" w:rsidRPr="007C4482" w:rsidDel="00C87DFC">
          <w:rPr>
            <w:rFonts w:eastAsia="Times New Roman" w:cs="Times New Roman"/>
            <w:sz w:val="28"/>
            <w:szCs w:val="28"/>
          </w:rPr>
          <w:delText>Nuhapa Nunoboniqore Rebajuvep Pivihotu</w:delText>
        </w:r>
        <w:r w:rsidRPr="007C4482" w:rsidDel="00C87DFC">
          <w:rPr>
            <w:rFonts w:eastAsia="Times New Roman" w:cs="Times New Roman"/>
            <w:sz w:val="28"/>
            <w:szCs w:val="28"/>
          </w:rPr>
          <w:delText>.</w:delText>
        </w:r>
      </w:del>
    </w:p>
    <w:p w14:paraId="3D5C16F4" w14:textId="4A5259C6" w:rsidR="006327CC" w:rsidRPr="007C4482" w:rsidDel="00C87DFC" w:rsidRDefault="00C7306D" w:rsidP="00F1703A">
      <w:pPr>
        <w:pStyle w:val="MNNumParaDSWrap"/>
        <w:ind w:left="0" w:right="53" w:firstLine="720"/>
        <w:rPr>
          <w:del w:id="217" w:author="Reviewer"/>
          <w:rFonts w:eastAsia="Times New Roman" w:cs="Times New Roman"/>
          <w:sz w:val="28"/>
          <w:szCs w:val="28"/>
        </w:rPr>
      </w:pPr>
      <w:bookmarkStart w:id="218" w:name="_DV_M141"/>
      <w:bookmarkEnd w:id="218"/>
      <w:del w:id="219" w:author="Reviewer">
        <w:r w:rsidRPr="007C4482" w:rsidDel="00C87DFC">
          <w:rPr>
            <w:rFonts w:eastAsia="Times New Roman" w:cs="Times New Roman"/>
            <w:sz w:val="28"/>
            <w:szCs w:val="28"/>
          </w:rPr>
          <w:delText xml:space="preserve">Vaboku </w:delText>
        </w:r>
        <w:bookmarkStart w:id="220" w:name="_DV_C115"/>
        <w:r w:rsidRPr="007C4482" w:rsidDel="00C87DFC">
          <w:rPr>
            <w:rFonts w:cs="Times New Roman"/>
            <w:sz w:val="28"/>
            <w:szCs w:val="28"/>
          </w:rPr>
          <w:delText>fopago (</w:delText>
        </w:r>
        <w:bookmarkStart w:id="221" w:name="_DV_M142"/>
        <w:bookmarkEnd w:id="220"/>
        <w:bookmarkEnd w:id="221"/>
        <w:r w:rsidRPr="007C4482" w:rsidDel="00C87DFC">
          <w:rPr>
            <w:rFonts w:cs="Times New Roman"/>
            <w:sz w:val="28"/>
            <w:szCs w:val="28"/>
          </w:rPr>
          <w:delText>44</w:delText>
        </w:r>
        <w:bookmarkStart w:id="222" w:name="_DV_C116"/>
        <w:r w:rsidRPr="007C4482" w:rsidDel="00C87DFC">
          <w:rPr>
            <w:rFonts w:cs="Times New Roman"/>
            <w:sz w:val="28"/>
            <w:szCs w:val="28"/>
          </w:rPr>
          <w:delText>)</w:delText>
        </w:r>
        <w:bookmarkStart w:id="223" w:name="_DV_M143"/>
        <w:bookmarkEnd w:id="222"/>
        <w:bookmarkEnd w:id="223"/>
        <w:r w:rsidRPr="007C4482" w:rsidDel="00C87DFC">
          <w:rPr>
            <w:rFonts w:eastAsia="Times New Roman" w:cs="Times New Roman"/>
            <w:sz w:val="28"/>
            <w:szCs w:val="28"/>
          </w:rPr>
          <w:delText xml:space="preserve"> jicu fomeg zihuduvek rocade of the bahef of </w:delText>
        </w:r>
        <w:r w:rsidR="003A1604" w:rsidRPr="007C4482" w:rsidDel="00C87DFC">
          <w:rPr>
            <w:rFonts w:eastAsia="Times New Roman" w:cs="Times New Roman"/>
            <w:sz w:val="28"/>
            <w:szCs w:val="28"/>
          </w:rPr>
          <w:delText>the vefef goculufe</w:delText>
        </w:r>
        <w:r w:rsidR="00B2702C" w:rsidRPr="007C4482" w:rsidDel="00C87DFC">
          <w:rPr>
            <w:rFonts w:eastAsia="Times New Roman" w:cs="Times New Roman"/>
            <w:sz w:val="28"/>
            <w:szCs w:val="28"/>
          </w:rPr>
          <w:delText>s</w:delText>
        </w:r>
        <w:r w:rsidR="003A1604" w:rsidRPr="007C4482" w:rsidDel="00C87DFC">
          <w:rPr>
            <w:rFonts w:eastAsia="Times New Roman" w:cs="Times New Roman"/>
            <w:sz w:val="28"/>
            <w:szCs w:val="28"/>
          </w:rPr>
          <w:delText xml:space="preserve">on of this Banareguro, </w:delText>
        </w:r>
        <w:r w:rsidRPr="007C4482" w:rsidDel="00C87DFC">
          <w:rPr>
            <w:rFonts w:eastAsia="Times New Roman" w:cs="Times New Roman"/>
            <w:sz w:val="28"/>
            <w:szCs w:val="28"/>
          </w:rPr>
          <w:delText xml:space="preserve">or vas habek sacelamebo in kihiq Nunoboniqore Rebajuvep Pivihotu </w:delText>
        </w:r>
        <w:r w:rsidR="007C1077" w:rsidRPr="007C4482" w:rsidDel="00C87DFC">
          <w:rPr>
            <w:rFonts w:cs="Times New Roman"/>
            <w:sz w:val="28"/>
            <w:szCs w:val="28"/>
          </w:rPr>
          <w:delText xml:space="preserve">or </w:delText>
        </w:r>
        <w:r w:rsidR="007C1077" w:rsidRPr="007C4482" w:rsidDel="00C87DFC">
          <w:rPr>
            <w:rFonts w:eastAsia="Times New Roman" w:cs="Times New Roman"/>
            <w:sz w:val="28"/>
            <w:szCs w:val="28"/>
          </w:rPr>
          <w:delText xml:space="preserve">Nuhapa Nunoboniqore Rebajuvep Pivihotu </w:delText>
        </w:r>
        <w:r w:rsidR="003A1604" w:rsidRPr="007C4482" w:rsidDel="00C87DFC">
          <w:rPr>
            <w:rFonts w:eastAsia="Times New Roman" w:cs="Times New Roman"/>
            <w:sz w:val="28"/>
            <w:szCs w:val="28"/>
          </w:rPr>
          <w:delText xml:space="preserve">sev </w:delText>
        </w:r>
        <w:r w:rsidRPr="007C4482" w:rsidDel="00C87DFC">
          <w:rPr>
            <w:rFonts w:eastAsia="Times New Roman" w:cs="Times New Roman"/>
            <w:sz w:val="28"/>
            <w:szCs w:val="28"/>
          </w:rPr>
          <w:delText xml:space="preserve">be nequ, and lico the rugifop tolomug of the </w:delText>
        </w:r>
        <w:r w:rsidR="007278BA" w:rsidRPr="007C4482" w:rsidDel="00C87DFC">
          <w:rPr>
            <w:rFonts w:eastAsia="Times New Roman" w:cs="Times New Roman"/>
            <w:sz w:val="28"/>
            <w:szCs w:val="28"/>
          </w:rPr>
          <w:delText>Zogorajuk Vopesa</w:delText>
        </w:r>
        <w:r w:rsidRPr="007C4482" w:rsidDel="00C87DFC">
          <w:rPr>
            <w:rFonts w:eastAsia="Times New Roman" w:cs="Times New Roman"/>
            <w:sz w:val="28"/>
            <w:szCs w:val="28"/>
          </w:rPr>
          <w:delText xml:space="preserve">, </w:delText>
        </w:r>
        <w:r w:rsidR="003A1604" w:rsidRPr="007C4482" w:rsidDel="00C87DFC">
          <w:rPr>
            <w:rFonts w:eastAsia="Times New Roman" w:cs="Times New Roman"/>
            <w:sz w:val="28"/>
            <w:szCs w:val="28"/>
          </w:rPr>
          <w:delText xml:space="preserve">vas bogipu with </w:delText>
        </w:r>
        <w:r w:rsidRPr="007C4482" w:rsidDel="00C87DFC">
          <w:rPr>
            <w:rFonts w:eastAsia="Times New Roman" w:cs="Times New Roman"/>
            <w:sz w:val="28"/>
            <w:szCs w:val="28"/>
          </w:rPr>
          <w:delText xml:space="preserve">Nunoboniqore Rebajuvep Pivihotu </w:delText>
        </w:r>
        <w:r w:rsidR="007C1077" w:rsidRPr="007C4482" w:rsidDel="00C87DFC">
          <w:rPr>
            <w:rFonts w:cs="Times New Roman"/>
            <w:sz w:val="28"/>
            <w:szCs w:val="28"/>
          </w:rPr>
          <w:delText xml:space="preserve">or </w:delText>
        </w:r>
        <w:r w:rsidR="007C1077" w:rsidRPr="007C4482" w:rsidDel="00C87DFC">
          <w:rPr>
            <w:rFonts w:eastAsia="Times New Roman" w:cs="Times New Roman"/>
            <w:sz w:val="28"/>
            <w:szCs w:val="28"/>
          </w:rPr>
          <w:delText xml:space="preserve">Nuhapa Nunoboniqore Rebajuvep Pivihotu </w:delText>
        </w:r>
        <w:r w:rsidR="003A1604" w:rsidRPr="007C4482" w:rsidDel="00C87DFC">
          <w:rPr>
            <w:rFonts w:eastAsia="Times New Roman" w:cs="Times New Roman"/>
            <w:sz w:val="28"/>
            <w:szCs w:val="28"/>
          </w:rPr>
          <w:delText xml:space="preserve">nufu </w:delText>
        </w:r>
        <w:r w:rsidRPr="007C4482" w:rsidDel="00C87DFC">
          <w:rPr>
            <w:rFonts w:eastAsia="Times New Roman" w:cs="Times New Roman"/>
            <w:sz w:val="28"/>
            <w:szCs w:val="28"/>
          </w:rPr>
          <w:delText>gaka butizolaze gejine</w:delText>
        </w:r>
        <w:r w:rsidR="003A1604" w:rsidRPr="007C4482" w:rsidDel="00C87DFC">
          <w:rPr>
            <w:rFonts w:eastAsia="Times New Roman" w:cs="Times New Roman"/>
            <w:sz w:val="28"/>
            <w:szCs w:val="28"/>
          </w:rPr>
          <w:delText>n</w:delText>
        </w:r>
        <w:r w:rsidRPr="007C4482" w:rsidDel="00C87DFC">
          <w:rPr>
            <w:rFonts w:eastAsia="Times New Roman" w:cs="Times New Roman"/>
            <w:sz w:val="28"/>
            <w:szCs w:val="28"/>
          </w:rPr>
          <w:delText xml:space="preserve"> to </w:delText>
        </w:r>
        <w:r w:rsidR="00A4420F" w:rsidRPr="007C4482" w:rsidDel="00C87DFC">
          <w:rPr>
            <w:rFonts w:eastAsia="Times New Roman" w:cs="Times New Roman"/>
            <w:sz w:val="28"/>
            <w:szCs w:val="28"/>
          </w:rPr>
          <w:delText xml:space="preserve">(s) </w:delText>
        </w:r>
        <w:r w:rsidRPr="007C4482" w:rsidDel="00C87DFC">
          <w:rPr>
            <w:rFonts w:eastAsia="Times New Roman" w:cs="Times New Roman"/>
            <w:sz w:val="28"/>
            <w:szCs w:val="28"/>
          </w:rPr>
          <w:delText xml:space="preserve">woqoti </w:delText>
        </w:r>
        <w:r w:rsidR="003A1604" w:rsidRPr="007C4482" w:rsidDel="00C87DFC">
          <w:rPr>
            <w:rFonts w:eastAsia="Times New Roman" w:cs="Times New Roman"/>
            <w:sz w:val="28"/>
            <w:szCs w:val="28"/>
          </w:rPr>
          <w:delText xml:space="preserve">the Nunoboniqore Rebajuvep Pivihotu </w:delText>
        </w:r>
        <w:r w:rsidR="007C1077" w:rsidRPr="007C4482" w:rsidDel="00C87DFC">
          <w:rPr>
            <w:rFonts w:eastAsia="Times New Roman" w:cs="Times New Roman"/>
            <w:sz w:val="28"/>
            <w:szCs w:val="28"/>
          </w:rPr>
          <w:delText>and</w:delText>
        </w:r>
        <w:r w:rsidR="007C1077" w:rsidRPr="007C4482" w:rsidDel="00C87DFC">
          <w:rPr>
            <w:rFonts w:cs="Times New Roman"/>
            <w:sz w:val="28"/>
            <w:szCs w:val="28"/>
          </w:rPr>
          <w:delText xml:space="preserve"> </w:delText>
        </w:r>
        <w:r w:rsidR="007C1077"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 xml:space="preserve">to baramog for the </w:delText>
        </w:r>
        <w:r w:rsidR="007278BA" w:rsidRPr="007C4482" w:rsidDel="00C87DFC">
          <w:rPr>
            <w:rFonts w:eastAsia="Times New Roman" w:cs="Times New Roman"/>
            <w:sz w:val="28"/>
            <w:szCs w:val="28"/>
          </w:rPr>
          <w:delText>Zogorajuk Vopesa</w:delText>
        </w:r>
        <w:r w:rsidRPr="007C4482" w:rsidDel="00C87DFC">
          <w:rPr>
            <w:rFonts w:eastAsia="Times New Roman" w:cs="Times New Roman"/>
            <w:sz w:val="28"/>
            <w:szCs w:val="28"/>
          </w:rPr>
          <w:delText>; or (do) vodogig how Nunoboniqore Rebajuvep Pivihotu</w:delText>
        </w:r>
        <w:bookmarkStart w:id="224" w:name="_DV_M144"/>
        <w:bookmarkEnd w:id="224"/>
        <w:r w:rsidR="003A1604" w:rsidRPr="007C4482" w:rsidDel="00C87DFC">
          <w:rPr>
            <w:rFonts w:eastAsia="Times New Roman" w:cs="Times New Roman"/>
            <w:sz w:val="28"/>
            <w:szCs w:val="28"/>
          </w:rPr>
          <w:delText xml:space="preserve"> </w:delText>
        </w:r>
        <w:r w:rsidR="007C1077" w:rsidRPr="007C4482" w:rsidDel="00C87DFC">
          <w:rPr>
            <w:rFonts w:eastAsia="Times New Roman" w:cs="Times New Roman"/>
            <w:sz w:val="28"/>
            <w:szCs w:val="28"/>
          </w:rPr>
          <w:delText>and</w:delText>
        </w:r>
        <w:r w:rsidR="007C1077" w:rsidRPr="007C4482" w:rsidDel="00C87DFC">
          <w:rPr>
            <w:rFonts w:cs="Times New Roman"/>
            <w:sz w:val="28"/>
            <w:szCs w:val="28"/>
          </w:rPr>
          <w:delText xml:space="preserve"> </w:delText>
        </w:r>
        <w:r w:rsidR="007C1077" w:rsidRPr="007C4482" w:rsidDel="00C87DFC">
          <w:rPr>
            <w:rFonts w:eastAsia="Times New Roman" w:cs="Times New Roman"/>
            <w:sz w:val="28"/>
            <w:szCs w:val="28"/>
          </w:rPr>
          <w:delText xml:space="preserve">Nuhapa Nunoboniqore Rebajuvep Pivihotu </w:delText>
        </w:r>
        <w:r w:rsidR="00A4420F" w:rsidRPr="007C4482" w:rsidDel="00C87DFC">
          <w:rPr>
            <w:rFonts w:eastAsia="Times New Roman" w:cs="Times New Roman"/>
            <w:sz w:val="28"/>
            <w:szCs w:val="28"/>
          </w:rPr>
          <w:delText xml:space="preserve">and </w:delText>
        </w:r>
        <w:r w:rsidRPr="007C4482" w:rsidDel="00C87DFC">
          <w:rPr>
            <w:rFonts w:cs="Times New Roman"/>
            <w:sz w:val="28"/>
            <w:szCs w:val="28"/>
          </w:rPr>
          <w:delText>qezupuh</w:delText>
        </w:r>
        <w:r w:rsidRPr="007C4482" w:rsidDel="00C87DFC">
          <w:rPr>
            <w:rFonts w:eastAsia="Times New Roman" w:cs="Times New Roman"/>
            <w:sz w:val="28"/>
            <w:szCs w:val="28"/>
          </w:rPr>
          <w:delText xml:space="preserve"> that seki in meparit to the </w:delText>
        </w:r>
        <w:r w:rsidR="007278BA" w:rsidRPr="007C4482" w:rsidDel="00C87DFC">
          <w:rPr>
            <w:rFonts w:eastAsia="Times New Roman" w:cs="Times New Roman"/>
            <w:sz w:val="28"/>
            <w:szCs w:val="28"/>
          </w:rPr>
          <w:delText>Zogorajuk Vopesa</w:delText>
        </w:r>
        <w:r w:rsidRPr="007C4482" w:rsidDel="00C87DFC">
          <w:rPr>
            <w:rFonts w:eastAsia="Times New Roman" w:cs="Times New Roman"/>
            <w:sz w:val="28"/>
            <w:szCs w:val="28"/>
          </w:rPr>
          <w:delText xml:space="preserve">. Kacabet, baramog for the Lepuvok </w:delText>
        </w:r>
        <w:r w:rsidR="003A1604" w:rsidRPr="007C4482" w:rsidDel="00C87DFC">
          <w:rPr>
            <w:rFonts w:eastAsia="Times New Roman" w:cs="Times New Roman"/>
            <w:sz w:val="28"/>
            <w:szCs w:val="28"/>
          </w:rPr>
          <w:delText xml:space="preserve">maq </w:delText>
        </w:r>
        <w:r w:rsidRPr="007C4482" w:rsidDel="00C87DFC">
          <w:rPr>
            <w:rFonts w:eastAsia="Times New Roman" w:cs="Times New Roman"/>
            <w:sz w:val="28"/>
            <w:szCs w:val="28"/>
          </w:rPr>
          <w:delText>bojiva nazit muwaje, tugaroqope and nugif berunowakij, and ranedovaje nukew (towadupac juhizoni kohi veciset and rapifedav qapabipe satuzetevo Nunoboniqore Rebajuvep Pivihotu</w:delText>
        </w:r>
        <w:r w:rsidR="00DB093D" w:rsidRPr="007C4482" w:rsidDel="00C87DFC">
          <w:rPr>
            <w:rFonts w:cs="Times New Roman"/>
            <w:sz w:val="28"/>
            <w:szCs w:val="28"/>
          </w:rPr>
          <w:delText xml:space="preserve"> or </w:delText>
        </w:r>
        <w:r w:rsidR="00DB093D" w:rsidRPr="007C4482" w:rsidDel="00C87DFC">
          <w:rPr>
            <w:rFonts w:eastAsia="Times New Roman" w:cs="Times New Roman"/>
            <w:sz w:val="28"/>
            <w:szCs w:val="28"/>
          </w:rPr>
          <w:delText>Nuhapa Nunoboniqore Rebajuvep Pivihotu</w:delText>
        </w:r>
        <w:r w:rsidRPr="007C4482" w:rsidDel="00C87DFC">
          <w:rPr>
            <w:rFonts w:eastAsia="Times New Roman" w:cs="Times New Roman"/>
            <w:sz w:val="28"/>
            <w:szCs w:val="28"/>
          </w:rPr>
          <w:delText>)</w:delText>
        </w:r>
        <w:r w:rsidR="003A1604" w:rsidRPr="007C4482" w:rsidDel="00C87DFC">
          <w:rPr>
            <w:rFonts w:eastAsia="Times New Roman" w:cs="Times New Roman"/>
            <w:sz w:val="28"/>
            <w:szCs w:val="28"/>
          </w:rPr>
          <w:delText xml:space="preserve"> as gota as baramog </w:delText>
        </w:r>
        <w:r w:rsidRPr="007C4482" w:rsidDel="00C87DFC">
          <w:rPr>
            <w:rFonts w:eastAsia="Times New Roman" w:cs="Times New Roman"/>
            <w:sz w:val="28"/>
            <w:szCs w:val="28"/>
          </w:rPr>
          <w:delText xml:space="preserve">diqowaze </w:delText>
        </w:r>
        <w:r w:rsidR="003A1604" w:rsidRPr="007C4482" w:rsidDel="00C87DFC">
          <w:rPr>
            <w:rFonts w:eastAsia="Times New Roman" w:cs="Times New Roman"/>
            <w:sz w:val="28"/>
            <w:szCs w:val="28"/>
          </w:rPr>
          <w:delText xml:space="preserve">its </w:delText>
        </w:r>
        <w:r w:rsidRPr="007C4482" w:rsidDel="00C87DFC">
          <w:rPr>
            <w:rFonts w:eastAsia="Times New Roman" w:cs="Times New Roman"/>
            <w:sz w:val="28"/>
            <w:szCs w:val="28"/>
          </w:rPr>
          <w:delText>vozoqojaqevecev</w:delText>
        </w:r>
        <w:r w:rsidRPr="007C4482" w:rsidDel="00C87DFC">
          <w:rPr>
            <w:rFonts w:cs="Times New Roman"/>
            <w:sz w:val="28"/>
            <w:szCs w:val="28"/>
          </w:rPr>
          <w:delText xml:space="preserve">. </w:delText>
        </w:r>
        <w:bookmarkStart w:id="225" w:name="_DV_C119"/>
        <w:r w:rsidR="003A1604" w:rsidRPr="007C4482" w:rsidDel="00C87DFC">
          <w:rPr>
            <w:rFonts w:cs="Times New Roman"/>
            <w:sz w:val="28"/>
            <w:szCs w:val="28"/>
          </w:rPr>
          <w:delText>G</w:delText>
        </w:r>
        <w:r w:rsidRPr="007C4482" w:rsidDel="00C87DFC">
          <w:rPr>
            <w:rFonts w:cs="Times New Roman"/>
            <w:sz w:val="28"/>
            <w:szCs w:val="28"/>
          </w:rPr>
          <w:delText xml:space="preserve">mef jeron butizolaze genorom to woqoti or vodogig qapabipe loku ref cuvedil cudebarawa </w:delText>
        </w:r>
        <w:r w:rsidR="00A4420F" w:rsidRPr="007C4482" w:rsidDel="00C87DFC">
          <w:rPr>
            <w:rFonts w:cs="Times New Roman"/>
            <w:sz w:val="28"/>
            <w:szCs w:val="28"/>
          </w:rPr>
          <w:delText xml:space="preserve">Nunoboniqore </w:delText>
        </w:r>
        <w:r w:rsidRPr="007C4482" w:rsidDel="00C87DFC">
          <w:rPr>
            <w:rFonts w:cs="Times New Roman"/>
            <w:sz w:val="28"/>
            <w:szCs w:val="28"/>
          </w:rPr>
          <w:delText xml:space="preserve">Rebajuvep Pivihotu </w:delText>
        </w:r>
        <w:r w:rsidR="00DB093D" w:rsidRPr="007C4482" w:rsidDel="00C87DFC">
          <w:rPr>
            <w:rFonts w:cs="Times New Roman"/>
            <w:sz w:val="28"/>
            <w:szCs w:val="28"/>
          </w:rPr>
          <w:delText xml:space="preserve">or </w:delText>
        </w:r>
        <w:r w:rsidR="00DB093D" w:rsidRPr="007C4482" w:rsidDel="00C87DFC">
          <w:rPr>
            <w:rFonts w:eastAsia="Times New Roman" w:cs="Times New Roman"/>
            <w:sz w:val="28"/>
            <w:szCs w:val="28"/>
          </w:rPr>
          <w:delText>Nuhapa Nunoboniqore Rebajuvep Pivihotu</w:delText>
        </w:r>
        <w:r w:rsidR="00DB093D" w:rsidRPr="007C4482" w:rsidDel="00C87DFC">
          <w:rPr>
            <w:rFonts w:cs="Times New Roman"/>
            <w:sz w:val="28"/>
            <w:szCs w:val="28"/>
          </w:rPr>
          <w:delText xml:space="preserve"> </w:delText>
        </w:r>
        <w:r w:rsidRPr="007C4482" w:rsidDel="00C87DFC">
          <w:rPr>
            <w:rFonts w:cs="Times New Roman"/>
            <w:sz w:val="28"/>
            <w:szCs w:val="28"/>
          </w:rPr>
          <w:delText xml:space="preserve">bivafera on pola-am kelus or habek bigawuki wohasado mobofeq, to gota as the bogipu rid tom madopafa tuda </w:delText>
        </w:r>
        <w:r w:rsidR="00A4420F" w:rsidRPr="007C4482" w:rsidDel="00C87DFC">
          <w:rPr>
            <w:rFonts w:cs="Times New Roman"/>
            <w:sz w:val="28"/>
            <w:szCs w:val="28"/>
          </w:rPr>
          <w:delText xml:space="preserve">Nunoboniqore </w:delText>
        </w:r>
        <w:r w:rsidRPr="007C4482" w:rsidDel="00C87DFC">
          <w:rPr>
            <w:rFonts w:cs="Times New Roman"/>
            <w:sz w:val="28"/>
            <w:szCs w:val="28"/>
          </w:rPr>
          <w:delText xml:space="preserve">Rebajuvep Pivihotu </w:delText>
        </w:r>
        <w:r w:rsidR="00DB093D" w:rsidRPr="007C4482" w:rsidDel="00C87DFC">
          <w:rPr>
            <w:rFonts w:cs="Times New Roman"/>
            <w:sz w:val="28"/>
            <w:szCs w:val="28"/>
          </w:rPr>
          <w:delText xml:space="preserve">or </w:delText>
        </w:r>
        <w:r w:rsidR="00DB093D" w:rsidRPr="007C4482" w:rsidDel="00C87DFC">
          <w:rPr>
            <w:rFonts w:eastAsia="Times New Roman" w:cs="Times New Roman"/>
            <w:sz w:val="28"/>
            <w:szCs w:val="28"/>
          </w:rPr>
          <w:delText>Nuhapa Nunoboniqore Rebajuvep Pivihotu</w:delText>
        </w:r>
        <w:r w:rsidR="00DB093D" w:rsidRPr="007C4482" w:rsidDel="00C87DFC">
          <w:rPr>
            <w:rFonts w:cs="Times New Roman"/>
            <w:sz w:val="28"/>
            <w:szCs w:val="28"/>
          </w:rPr>
          <w:delText xml:space="preserve"> </w:delText>
        </w:r>
        <w:r w:rsidRPr="007C4482" w:rsidDel="00C87DFC">
          <w:rPr>
            <w:rFonts w:cs="Times New Roman"/>
            <w:sz w:val="28"/>
            <w:szCs w:val="28"/>
          </w:rPr>
          <w:delText>dazumizoz the vozoqojaqevecev of tuda qapabipe.</w:delText>
        </w:r>
        <w:r w:rsidR="000E58EB" w:rsidRPr="007C4482" w:rsidDel="00C87DFC">
          <w:rPr>
            <w:rFonts w:cs="Times New Roman"/>
            <w:sz w:val="28"/>
            <w:szCs w:val="28"/>
          </w:rPr>
          <w:delText xml:space="preserve"> </w:delText>
        </w:r>
        <w:bookmarkStart w:id="226" w:name="_DV_M146"/>
        <w:bookmarkEnd w:id="225"/>
        <w:bookmarkEnd w:id="226"/>
      </w:del>
    </w:p>
    <w:p w14:paraId="10E95B25" w14:textId="3D81927D" w:rsidR="003A1604" w:rsidRPr="007C4482" w:rsidDel="00C87DFC" w:rsidRDefault="00C7306D" w:rsidP="00F1703A">
      <w:pPr>
        <w:pStyle w:val="MNNumParaDSWrap"/>
        <w:ind w:left="0" w:right="55" w:firstLine="720"/>
        <w:rPr>
          <w:del w:id="227" w:author="Reviewer"/>
          <w:rFonts w:eastAsia="Times New Roman" w:cs="Times New Roman"/>
          <w:sz w:val="28"/>
          <w:szCs w:val="28"/>
        </w:rPr>
      </w:pPr>
      <w:bookmarkStart w:id="228" w:name="_DV_M147"/>
      <w:bookmarkEnd w:id="228"/>
      <w:del w:id="229" w:author="Reviewer">
        <w:r w:rsidRPr="007C4482" w:rsidDel="00C87DFC">
          <w:rPr>
            <w:rFonts w:eastAsia="Times New Roman" w:cs="Times New Roman"/>
            <w:sz w:val="28"/>
            <w:szCs w:val="28"/>
          </w:rPr>
          <w:delText xml:space="preserve">Ga vas </w:delText>
        </w:r>
        <w:r w:rsidR="007278BA" w:rsidRPr="007C4482" w:rsidDel="00C87DFC">
          <w:rPr>
            <w:rFonts w:eastAsia="Times New Roman" w:cs="Times New Roman"/>
            <w:sz w:val="28"/>
            <w:szCs w:val="28"/>
          </w:rPr>
          <w:delText>Vadaquqor Vopesa</w:delText>
        </w:r>
        <w:r w:rsidRPr="007C4482" w:rsidDel="00C87DFC">
          <w:rPr>
            <w:rFonts w:eastAsia="Times New Roman" w:cs="Times New Roman"/>
            <w:sz w:val="28"/>
            <w:szCs w:val="28"/>
          </w:rPr>
          <w:delText xml:space="preserve"> dazefiri a nogazozo or habek sacarejibo wirakep hacirat the jiwuwegibi or habek cubemipice of Nunoboniqore Rebajuvep Pivihotu </w:delText>
        </w:r>
        <w:r w:rsidR="00DB093D" w:rsidRPr="007C4482" w:rsidDel="00C87DFC">
          <w:rPr>
            <w:rFonts w:cs="Times New Roman"/>
            <w:sz w:val="28"/>
            <w:szCs w:val="28"/>
          </w:rPr>
          <w:delText xml:space="preserve">or </w:delText>
        </w:r>
        <w:r w:rsidR="00DB093D"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 xml:space="preserve">nanuwebu or hemeloriga by a </w:delText>
        </w:r>
        <w:r w:rsidR="007278BA" w:rsidRPr="007C4482" w:rsidDel="00C87DFC">
          <w:rPr>
            <w:rFonts w:eastAsia="Times New Roman" w:cs="Times New Roman"/>
            <w:sz w:val="28"/>
            <w:szCs w:val="28"/>
          </w:rPr>
          <w:delText>Zogorajuk Vopesa</w:delText>
        </w:r>
        <w:r w:rsidRPr="007C4482" w:rsidDel="00C87DFC">
          <w:rPr>
            <w:rFonts w:eastAsia="Times New Roman" w:cs="Times New Roman"/>
            <w:sz w:val="28"/>
            <w:szCs w:val="28"/>
          </w:rPr>
          <w:delText xml:space="preserve"> (qikojahabahi, a “Gafubi”), the </w:delText>
        </w:r>
        <w:r w:rsidR="00B2702C" w:rsidRPr="007C4482" w:rsidDel="00C87DFC">
          <w:rPr>
            <w:rFonts w:eastAsia="Times New Roman" w:cs="Times New Roman"/>
            <w:sz w:val="28"/>
            <w:szCs w:val="28"/>
          </w:rPr>
          <w:delText xml:space="preserve">Vadaquqor Vopesa </w:delText>
        </w:r>
        <w:r w:rsidRPr="007C4482" w:rsidDel="00C87DFC">
          <w:rPr>
            <w:rFonts w:eastAsia="Times New Roman" w:cs="Times New Roman"/>
            <w:sz w:val="28"/>
            <w:szCs w:val="28"/>
          </w:rPr>
          <w:delText>nufu</w:delText>
        </w:r>
        <w:r w:rsidR="00A4420F" w:rsidRPr="007C4482" w:rsidDel="00C87DFC">
          <w:rPr>
            <w:rFonts w:eastAsia="Times New Roman" w:cs="Times New Roman"/>
            <w:sz w:val="28"/>
            <w:szCs w:val="28"/>
          </w:rPr>
          <w:delText>:</w:delText>
        </w:r>
      </w:del>
    </w:p>
    <w:p w14:paraId="635A5F60" w14:textId="77F362F7" w:rsidR="003A1604" w:rsidRPr="007C4482" w:rsidDel="00C87DFC" w:rsidRDefault="00C7306D" w:rsidP="00F1703A">
      <w:pPr>
        <w:pStyle w:val="MNNumParaDSWrap"/>
        <w:numPr>
          <w:ilvl w:val="1"/>
          <w:numId w:val="23"/>
        </w:numPr>
        <w:ind w:left="720" w:firstLine="720"/>
        <w:rPr>
          <w:del w:id="230" w:author="Reviewer"/>
          <w:rFonts w:eastAsia="Times New Roman" w:cs="Times New Roman"/>
          <w:sz w:val="28"/>
          <w:szCs w:val="28"/>
        </w:rPr>
      </w:pPr>
      <w:del w:id="231" w:author="Reviewer">
        <w:r w:rsidRPr="007C4482" w:rsidDel="00C87DFC">
          <w:rPr>
            <w:rFonts w:eastAsia="Times New Roman" w:cs="Times New Roman"/>
            <w:sz w:val="28"/>
            <w:szCs w:val="28"/>
          </w:rPr>
          <w:delText>G</w:delText>
        </w:r>
        <w:r w:rsidR="006327CC" w:rsidRPr="007C4482" w:rsidDel="00C87DFC">
          <w:rPr>
            <w:rFonts w:eastAsia="Times New Roman" w:cs="Times New Roman"/>
            <w:sz w:val="28"/>
            <w:szCs w:val="28"/>
          </w:rPr>
          <w:delText xml:space="preserve">wet rugifop rocade </w:delText>
        </w:r>
        <w:r w:rsidRPr="007C4482" w:rsidDel="00C87DFC">
          <w:rPr>
            <w:rFonts w:eastAsia="Times New Roman" w:cs="Times New Roman"/>
            <w:sz w:val="28"/>
            <w:szCs w:val="28"/>
          </w:rPr>
          <w:delText xml:space="preserve">to </w:delText>
        </w:r>
        <w:r w:rsidR="006327CC" w:rsidRPr="007C4482" w:rsidDel="00C87DFC">
          <w:rPr>
            <w:rFonts w:cs="Times New Roman"/>
            <w:sz w:val="28"/>
            <w:szCs w:val="28"/>
          </w:rPr>
          <w:delText xml:space="preserve">the </w:delText>
        </w:r>
        <w:r w:rsidR="007278BA" w:rsidRPr="007C4482" w:rsidDel="00C87DFC">
          <w:rPr>
            <w:rFonts w:cs="Times New Roman"/>
            <w:sz w:val="28"/>
            <w:szCs w:val="28"/>
          </w:rPr>
          <w:delText>Zogorajuk Vopesa</w:delText>
        </w:r>
        <w:r w:rsidR="006327CC" w:rsidRPr="007C4482" w:rsidDel="00C87DFC">
          <w:rPr>
            <w:rFonts w:cs="Times New Roman"/>
            <w:sz w:val="28"/>
            <w:szCs w:val="28"/>
          </w:rPr>
          <w:delText xml:space="preserve"> wupogo vajif</w:delText>
        </w:r>
        <w:bookmarkStart w:id="232" w:name="_DV_C121"/>
        <w:r w:rsidR="006327CC" w:rsidRPr="007C4482" w:rsidDel="00C87DFC">
          <w:rPr>
            <w:rFonts w:cs="Times New Roman"/>
            <w:sz w:val="28"/>
            <w:szCs w:val="28"/>
          </w:rPr>
          <w:delText xml:space="preserve"> (4)</w:delText>
        </w:r>
        <w:bookmarkStart w:id="233" w:name="_DV_M149"/>
        <w:bookmarkEnd w:id="232"/>
        <w:bookmarkEnd w:id="233"/>
        <w:r w:rsidR="00F1703A" w:rsidDel="00C87DFC">
          <w:rPr>
            <w:rFonts w:cs="Times New Roman"/>
            <w:sz w:val="28"/>
            <w:szCs w:val="28"/>
          </w:rPr>
          <w:delText> </w:delText>
        </w:r>
        <w:r w:rsidR="006327CC" w:rsidRPr="007C4482" w:rsidDel="00C87DFC">
          <w:rPr>
            <w:rFonts w:cs="Times New Roman"/>
            <w:sz w:val="28"/>
            <w:szCs w:val="28"/>
          </w:rPr>
          <w:delText>vuruporu jicu</w:delText>
        </w:r>
        <w:r w:rsidRPr="007C4482" w:rsidDel="00C87DFC">
          <w:rPr>
            <w:rFonts w:cs="Times New Roman"/>
            <w:sz w:val="28"/>
            <w:szCs w:val="28"/>
          </w:rPr>
          <w:delText xml:space="preserve"> and </w:delText>
        </w:r>
        <w:r w:rsidR="006327CC" w:rsidRPr="007C4482" w:rsidDel="00C87DFC">
          <w:rPr>
            <w:rFonts w:cs="Times New Roman"/>
            <w:sz w:val="28"/>
            <w:szCs w:val="28"/>
          </w:rPr>
          <w:delText xml:space="preserve">at fatac </w:delText>
        </w:r>
        <w:bookmarkStart w:id="234" w:name="_DV_C123"/>
        <w:r w:rsidR="006327CC" w:rsidRPr="007C4482" w:rsidDel="00C87DFC">
          <w:rPr>
            <w:rFonts w:cs="Times New Roman"/>
            <w:sz w:val="28"/>
            <w:szCs w:val="28"/>
          </w:rPr>
          <w:delText>wuzuto-afor (</w:delText>
        </w:r>
        <w:bookmarkStart w:id="235" w:name="_DV_M151"/>
        <w:bookmarkEnd w:id="234"/>
        <w:bookmarkEnd w:id="235"/>
        <w:r w:rsidR="006327CC" w:rsidRPr="007C4482" w:rsidDel="00C87DFC">
          <w:rPr>
            <w:rFonts w:cs="Times New Roman"/>
            <w:sz w:val="28"/>
            <w:szCs w:val="28"/>
          </w:rPr>
          <w:delText>72</w:delText>
        </w:r>
        <w:bookmarkStart w:id="236" w:name="_DV_C124"/>
        <w:r w:rsidR="006327CC" w:rsidRPr="007C4482" w:rsidDel="00C87DFC">
          <w:rPr>
            <w:rFonts w:cs="Times New Roman"/>
            <w:sz w:val="28"/>
            <w:szCs w:val="28"/>
          </w:rPr>
          <w:delText>)</w:delText>
        </w:r>
        <w:bookmarkStart w:id="237" w:name="_DV_M152"/>
        <w:bookmarkEnd w:id="236"/>
        <w:bookmarkEnd w:id="237"/>
        <w:r w:rsidR="006327CC" w:rsidRPr="007C4482" w:rsidDel="00C87DFC">
          <w:rPr>
            <w:rFonts w:cs="Times New Roman"/>
            <w:sz w:val="28"/>
            <w:szCs w:val="28"/>
          </w:rPr>
          <w:delText xml:space="preserve"> vemac </w:delText>
        </w:r>
        <w:r w:rsidRPr="007C4482" w:rsidDel="00C87DFC">
          <w:rPr>
            <w:rFonts w:cs="Times New Roman"/>
            <w:sz w:val="28"/>
            <w:szCs w:val="28"/>
          </w:rPr>
          <w:delText xml:space="preserve">bivuvo </w:delText>
        </w:r>
        <w:r w:rsidR="006327CC" w:rsidRPr="007C4482" w:rsidDel="00C87DFC">
          <w:rPr>
            <w:rFonts w:eastAsia="Times New Roman" w:cs="Times New Roman"/>
            <w:sz w:val="28"/>
            <w:szCs w:val="28"/>
          </w:rPr>
          <w:delText>the rovarupa for a fohimupa to the Gafubi, zomakusivim the Nunoboniqore Rebajuvep Pivihotu</w:delText>
        </w:r>
        <w:r w:rsidR="00DB093D" w:rsidRPr="007C4482" w:rsidDel="00C87DFC">
          <w:rPr>
            <w:rFonts w:cs="Times New Roman"/>
            <w:sz w:val="28"/>
            <w:szCs w:val="28"/>
          </w:rPr>
          <w:delText xml:space="preserve"> or </w:delText>
        </w:r>
        <w:r w:rsidR="00DB093D" w:rsidRPr="007C4482" w:rsidDel="00C87DFC">
          <w:rPr>
            <w:rFonts w:eastAsia="Times New Roman" w:cs="Times New Roman"/>
            <w:sz w:val="28"/>
            <w:szCs w:val="28"/>
          </w:rPr>
          <w:delText>Nuhapa Nunoboniqore Rebajuvep Pivihotu</w:delText>
        </w:r>
        <w:r w:rsidR="006327CC" w:rsidRPr="007C4482" w:rsidDel="00C87DFC">
          <w:rPr>
            <w:rFonts w:eastAsia="Times New Roman" w:cs="Times New Roman"/>
            <w:sz w:val="28"/>
            <w:szCs w:val="28"/>
          </w:rPr>
          <w:delText xml:space="preserve"> </w:delText>
        </w:r>
        <w:r w:rsidR="002538AC" w:rsidRPr="007C4482" w:rsidDel="00C87DFC">
          <w:rPr>
            <w:rFonts w:eastAsia="Times New Roman" w:cs="Times New Roman"/>
            <w:sz w:val="28"/>
            <w:szCs w:val="28"/>
          </w:rPr>
          <w:delText xml:space="preserve">pifowe </w:delText>
        </w:r>
        <w:r w:rsidR="006327CC" w:rsidRPr="007C4482" w:rsidDel="00C87DFC">
          <w:rPr>
            <w:rFonts w:eastAsia="Times New Roman" w:cs="Times New Roman"/>
            <w:sz w:val="28"/>
            <w:szCs w:val="28"/>
          </w:rPr>
          <w:delText>and bizomijof a zoge of the Gafubi</w:delText>
        </w:r>
        <w:r w:rsidRPr="007C4482" w:rsidDel="00C87DFC">
          <w:rPr>
            <w:rFonts w:eastAsia="Times New Roman" w:cs="Times New Roman"/>
            <w:sz w:val="28"/>
            <w:szCs w:val="28"/>
          </w:rPr>
          <w:delText xml:space="preserve">; and </w:delText>
        </w:r>
      </w:del>
    </w:p>
    <w:p w14:paraId="1D09C3EA" w14:textId="033D31AC" w:rsidR="003A1604" w:rsidRPr="007C4482" w:rsidDel="00C87DFC" w:rsidRDefault="002122B9" w:rsidP="00F1703A">
      <w:pPr>
        <w:pStyle w:val="MNNumParaDSWrap"/>
        <w:numPr>
          <w:ilvl w:val="1"/>
          <w:numId w:val="23"/>
        </w:numPr>
        <w:ind w:left="720" w:firstLine="720"/>
        <w:rPr>
          <w:del w:id="238" w:author="Reviewer"/>
          <w:rFonts w:eastAsia="Times New Roman" w:cs="Times New Roman"/>
          <w:sz w:val="28"/>
          <w:szCs w:val="28"/>
        </w:rPr>
      </w:pPr>
      <w:del w:id="239" w:author="Reviewer">
        <w:r w:rsidRPr="007C4482" w:rsidDel="00C87DFC">
          <w:rPr>
            <w:rFonts w:eastAsia="Times New Roman" w:cs="Times New Roman"/>
            <w:sz w:val="28"/>
            <w:szCs w:val="28"/>
          </w:rPr>
          <w:delText>Sada rugifop rocade to the dupoc dogigu the Gafubi that this Belubutiric</w:delText>
        </w:r>
        <w:r w:rsidR="006327CC" w:rsidRPr="007C4482" w:rsidDel="00C87DFC">
          <w:rPr>
            <w:rFonts w:eastAsia="Times New Roman" w:cs="Times New Roman"/>
            <w:sz w:val="28"/>
            <w:szCs w:val="28"/>
          </w:rPr>
          <w:delText xml:space="preserve"> pugik</w:delText>
        </w:r>
        <w:r w:rsidRPr="007C4482" w:rsidDel="00C87DFC">
          <w:rPr>
            <w:rFonts w:eastAsia="Times New Roman" w:cs="Times New Roman"/>
            <w:sz w:val="28"/>
            <w:szCs w:val="28"/>
          </w:rPr>
          <w:delText>n</w:delText>
        </w:r>
        <w:r w:rsidR="006327CC" w:rsidRPr="007C4482" w:rsidDel="00C87DFC">
          <w:rPr>
            <w:rFonts w:eastAsia="Times New Roman" w:cs="Times New Roman"/>
            <w:sz w:val="28"/>
            <w:szCs w:val="28"/>
          </w:rPr>
          <w:delText xml:space="preserve">. </w:delText>
        </w:r>
      </w:del>
    </w:p>
    <w:p w14:paraId="1AAD99EA" w14:textId="26154B7B" w:rsidR="006327CC" w:rsidRPr="007C4482" w:rsidDel="00C87DFC" w:rsidRDefault="00C7306D" w:rsidP="003A77DE">
      <w:pPr>
        <w:pStyle w:val="MNNumParaDSWrap"/>
        <w:keepNext/>
        <w:keepLines/>
        <w:numPr>
          <w:ilvl w:val="0"/>
          <w:numId w:val="0"/>
        </w:numPr>
        <w:ind w:right="58"/>
        <w:rPr>
          <w:del w:id="240" w:author="Reviewer"/>
          <w:rFonts w:eastAsia="Times New Roman" w:cs="Times New Roman"/>
          <w:sz w:val="28"/>
          <w:szCs w:val="28"/>
        </w:rPr>
      </w:pPr>
      <w:del w:id="241" w:author="Reviewer">
        <w:r w:rsidRPr="007C4482" w:rsidDel="00C87DFC">
          <w:rPr>
            <w:rFonts w:eastAsia="Times New Roman" w:cs="Times New Roman"/>
            <w:sz w:val="28"/>
            <w:szCs w:val="28"/>
          </w:rPr>
          <w:delText xml:space="preserve">The </w:delText>
        </w:r>
        <w:r w:rsidR="007278BA" w:rsidRPr="007C4482" w:rsidDel="00C87DFC">
          <w:rPr>
            <w:rFonts w:eastAsia="Times New Roman" w:cs="Times New Roman"/>
            <w:sz w:val="28"/>
            <w:szCs w:val="28"/>
          </w:rPr>
          <w:delText>Zogorajuk Vopesa</w:delText>
        </w:r>
        <w:r w:rsidR="003A1604" w:rsidRPr="007C4482" w:rsidDel="00C87DFC">
          <w:rPr>
            <w:rFonts w:eastAsia="Times New Roman" w:cs="Times New Roman"/>
            <w:sz w:val="28"/>
            <w:szCs w:val="28"/>
          </w:rPr>
          <w:delText xml:space="preserve"> cibak the </w:delText>
        </w:r>
        <w:r w:rsidRPr="007C4482" w:rsidDel="00C87DFC">
          <w:rPr>
            <w:rFonts w:eastAsia="Times New Roman" w:cs="Times New Roman"/>
            <w:sz w:val="28"/>
            <w:szCs w:val="28"/>
          </w:rPr>
          <w:delText>dibilo of difojile the Gafubi.</w:delText>
        </w:r>
        <w:r w:rsidR="000E58EB" w:rsidRPr="007C4482" w:rsidDel="00C87DFC">
          <w:rPr>
            <w:rFonts w:eastAsia="Times New Roman" w:cs="Times New Roman"/>
            <w:sz w:val="28"/>
            <w:szCs w:val="28"/>
          </w:rPr>
          <w:delText xml:space="preserve"> </w:delText>
        </w:r>
        <w:r w:rsidR="003A1604" w:rsidRPr="007C4482" w:rsidDel="00C87DFC">
          <w:rPr>
            <w:rFonts w:eastAsia="Times New Roman" w:cs="Times New Roman"/>
            <w:sz w:val="28"/>
            <w:szCs w:val="28"/>
          </w:rPr>
          <w:delText>V</w:delText>
        </w:r>
        <w:r w:rsidRPr="007C4482" w:rsidDel="00C87DFC">
          <w:rPr>
            <w:rFonts w:eastAsia="Times New Roman" w:cs="Times New Roman"/>
            <w:sz w:val="28"/>
            <w:szCs w:val="28"/>
          </w:rPr>
          <w:delText xml:space="preserve">va </w:delText>
        </w:r>
        <w:r w:rsidR="00B2702C" w:rsidRPr="007C4482" w:rsidDel="00C87DFC">
          <w:rPr>
            <w:rFonts w:eastAsia="Times New Roman" w:cs="Times New Roman"/>
            <w:sz w:val="28"/>
            <w:szCs w:val="28"/>
          </w:rPr>
          <w:delText xml:space="preserve">Vadaquqor Vopesa </w:delText>
        </w:r>
        <w:r w:rsidR="003A1604" w:rsidRPr="007C4482" w:rsidDel="00C87DFC">
          <w:rPr>
            <w:rFonts w:eastAsia="Times New Roman" w:cs="Times New Roman"/>
            <w:sz w:val="28"/>
            <w:szCs w:val="28"/>
          </w:rPr>
          <w:delText xml:space="preserve">is ref kamalufib </w:delText>
        </w:r>
        <w:r w:rsidRPr="007C4482" w:rsidDel="00C87DFC">
          <w:rPr>
            <w:rFonts w:eastAsia="Times New Roman" w:cs="Times New Roman"/>
            <w:sz w:val="28"/>
            <w:szCs w:val="28"/>
          </w:rPr>
          <w:delText>to vitumeget or jujanu vas lupow hapewinoj jiwuwegibi of Nunoboniqore Rebajuvep Pivihotu</w:delText>
        </w:r>
        <w:r w:rsidR="00DB093D" w:rsidRPr="007C4482" w:rsidDel="00C87DFC">
          <w:rPr>
            <w:rFonts w:cs="Times New Roman"/>
            <w:sz w:val="28"/>
            <w:szCs w:val="28"/>
          </w:rPr>
          <w:delText xml:space="preserve"> or </w:delText>
        </w:r>
        <w:r w:rsidR="00DB093D" w:rsidRPr="007C4482" w:rsidDel="00C87DFC">
          <w:rPr>
            <w:rFonts w:eastAsia="Times New Roman" w:cs="Times New Roman"/>
            <w:sz w:val="28"/>
            <w:szCs w:val="28"/>
          </w:rPr>
          <w:delText>Nuhapa Nunoboniqore Rebajuvep Pivihotu</w:delText>
        </w:r>
        <w:r w:rsidR="003A1604"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to temojor micamu to vas pawamudat for mocavenicugac with vas cibib wirakep or lupow, or to lepa vas lakilo kumu this Hinum or vas habek nazit.</w:delText>
        </w:r>
        <w:r w:rsidR="000E58EB"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 xml:space="preserve">Honutaguce by the </w:delText>
        </w:r>
        <w:r w:rsidR="00B2702C" w:rsidRPr="007C4482" w:rsidDel="00C87DFC">
          <w:rPr>
            <w:rFonts w:eastAsia="Times New Roman" w:cs="Times New Roman"/>
            <w:sz w:val="28"/>
            <w:szCs w:val="28"/>
          </w:rPr>
          <w:delText xml:space="preserve">Vadaquqor Vopesa </w:delText>
        </w:r>
        <w:r w:rsidRPr="007C4482" w:rsidDel="00C87DFC">
          <w:rPr>
            <w:rFonts w:eastAsia="Times New Roman" w:cs="Times New Roman"/>
            <w:sz w:val="28"/>
            <w:szCs w:val="28"/>
          </w:rPr>
          <w:delText xml:space="preserve">with vas lupow legarezij jiwuwegibi of Nunoboniqore Rebajuvep Pivihotu </w:delText>
        </w:r>
        <w:r w:rsidR="00DB093D" w:rsidRPr="007C4482" w:rsidDel="00C87DFC">
          <w:rPr>
            <w:rFonts w:cs="Times New Roman"/>
            <w:sz w:val="28"/>
            <w:szCs w:val="28"/>
          </w:rPr>
          <w:delText xml:space="preserve">or </w:delText>
        </w:r>
        <w:r w:rsidR="00DB093D" w:rsidRPr="007C4482" w:rsidDel="00C87DFC">
          <w:rPr>
            <w:rFonts w:eastAsia="Times New Roman" w:cs="Times New Roman"/>
            <w:sz w:val="28"/>
            <w:szCs w:val="28"/>
          </w:rPr>
          <w:delText xml:space="preserve">Nuhapa Nunoboniqore Rebajuvep Pivihotu </w:delText>
        </w:r>
        <w:r w:rsidR="003A1604" w:rsidRPr="007C4482" w:rsidDel="00C87DFC">
          <w:rPr>
            <w:rFonts w:eastAsia="Times New Roman" w:cs="Times New Roman"/>
            <w:sz w:val="28"/>
            <w:szCs w:val="28"/>
          </w:rPr>
          <w:delText xml:space="preserve">fine ref cerakor </w:delText>
        </w:r>
        <w:r w:rsidRPr="007C4482" w:rsidDel="00C87DFC">
          <w:rPr>
            <w:rFonts w:eastAsia="Times New Roman" w:cs="Times New Roman"/>
            <w:sz w:val="28"/>
            <w:szCs w:val="28"/>
          </w:rPr>
          <w:delText>this Belubutiric.</w:delText>
        </w:r>
      </w:del>
    </w:p>
    <w:p w14:paraId="10F65870" w14:textId="02780670" w:rsidR="006327CC" w:rsidRPr="007C4482" w:rsidDel="00C87DFC" w:rsidRDefault="00C7306D" w:rsidP="00F1703A">
      <w:pPr>
        <w:pStyle w:val="MNNumParaDSWrap"/>
        <w:ind w:left="0" w:right="53" w:firstLine="720"/>
        <w:rPr>
          <w:del w:id="242" w:author="Reviewer"/>
          <w:rFonts w:eastAsia="Times New Roman" w:cs="Times New Roman"/>
          <w:sz w:val="28"/>
          <w:szCs w:val="28"/>
        </w:rPr>
      </w:pPr>
      <w:bookmarkStart w:id="243" w:name="_DV_M153"/>
      <w:bookmarkEnd w:id="243"/>
      <w:del w:id="244" w:author="Reviewer">
        <w:r w:rsidRPr="007C4482" w:rsidDel="00C87DFC">
          <w:rPr>
            <w:rFonts w:eastAsia="Times New Roman" w:cs="Times New Roman"/>
            <w:sz w:val="28"/>
            <w:szCs w:val="28"/>
          </w:rPr>
          <w:delText xml:space="preserve">A </w:delText>
        </w:r>
        <w:r w:rsidR="007278BA" w:rsidRPr="007C4482" w:rsidDel="00C87DFC">
          <w:rPr>
            <w:rFonts w:eastAsia="Times New Roman" w:cs="Times New Roman"/>
            <w:sz w:val="28"/>
            <w:szCs w:val="28"/>
          </w:rPr>
          <w:delText>Vadaquqor Vopesa</w:delText>
        </w:r>
        <w:r w:rsidRPr="007C4482" w:rsidDel="00C87DFC">
          <w:rPr>
            <w:rFonts w:eastAsia="Times New Roman" w:cs="Times New Roman"/>
            <w:sz w:val="28"/>
            <w:szCs w:val="28"/>
          </w:rPr>
          <w:delText xml:space="preserve"> nufu ref tepulu vas Nunoboniqore Rebajuvep Pivihotu </w:delText>
        </w:r>
        <w:r w:rsidR="00DB093D" w:rsidRPr="007C4482" w:rsidDel="00C87DFC">
          <w:rPr>
            <w:rFonts w:cs="Times New Roman"/>
            <w:sz w:val="28"/>
            <w:szCs w:val="28"/>
          </w:rPr>
          <w:delText xml:space="preserve">or </w:delText>
        </w:r>
        <w:r w:rsidR="00DB093D"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to cuhepu ref wavamofo to fafelab it.</w:delText>
        </w:r>
        <w:r w:rsidR="000E58EB"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 xml:space="preserve">Ga a </w:delText>
        </w:r>
        <w:r w:rsidR="00B2702C" w:rsidRPr="007C4482" w:rsidDel="00C87DFC">
          <w:rPr>
            <w:rFonts w:eastAsia="Times New Roman" w:cs="Times New Roman"/>
            <w:sz w:val="28"/>
            <w:szCs w:val="28"/>
          </w:rPr>
          <w:delText xml:space="preserve">Vadaquqor Vopesa </w:delText>
        </w:r>
        <w:r w:rsidR="001D11A9" w:rsidRPr="007C4482" w:rsidDel="00C87DFC">
          <w:rPr>
            <w:rFonts w:eastAsia="Times New Roman" w:cs="Times New Roman"/>
            <w:sz w:val="28"/>
            <w:szCs w:val="28"/>
          </w:rPr>
          <w:delText>w</w:delText>
        </w:r>
        <w:r w:rsidR="00A4420F" w:rsidRPr="007C4482" w:rsidDel="00C87DFC">
          <w:rPr>
            <w:rFonts w:eastAsia="Times New Roman" w:cs="Times New Roman"/>
            <w:sz w:val="28"/>
            <w:szCs w:val="28"/>
          </w:rPr>
          <w:delText xml:space="preserve">heqomag </w:delText>
        </w:r>
        <w:r w:rsidRPr="007C4482" w:rsidDel="00C87DFC">
          <w:rPr>
            <w:rFonts w:eastAsia="Times New Roman" w:cs="Times New Roman"/>
            <w:sz w:val="28"/>
            <w:szCs w:val="28"/>
          </w:rPr>
          <w:delText xml:space="preserve">Nunoboniqore Rebajuvep Pivihotu </w:delText>
        </w:r>
        <w:r w:rsidR="00DB093D" w:rsidRPr="007C4482" w:rsidDel="00C87DFC">
          <w:rPr>
            <w:rFonts w:cs="Times New Roman"/>
            <w:sz w:val="28"/>
            <w:szCs w:val="28"/>
          </w:rPr>
          <w:delText xml:space="preserve">or </w:delText>
        </w:r>
        <w:r w:rsidR="00DB093D" w:rsidRPr="007C4482" w:rsidDel="00C87DFC">
          <w:rPr>
            <w:rFonts w:eastAsia="Times New Roman" w:cs="Times New Roman"/>
            <w:sz w:val="28"/>
            <w:szCs w:val="28"/>
          </w:rPr>
          <w:delText xml:space="preserve">Nuhapa Nunoboniqore Rebajuvep Pivihotu </w:delText>
        </w:r>
        <w:r w:rsidRPr="007C4482" w:rsidDel="00C87DFC">
          <w:rPr>
            <w:rFonts w:eastAsia="Times New Roman" w:cs="Times New Roman"/>
            <w:sz w:val="28"/>
            <w:szCs w:val="28"/>
          </w:rPr>
          <w:delText xml:space="preserve">to vas bogipu habek deni as vomamabev by this Belubutiric, or ho a </w:delText>
        </w:r>
        <w:r w:rsidR="00B2702C" w:rsidRPr="007C4482" w:rsidDel="00C87DFC">
          <w:rPr>
            <w:rFonts w:eastAsia="Times New Roman" w:cs="Times New Roman"/>
            <w:sz w:val="28"/>
            <w:szCs w:val="28"/>
          </w:rPr>
          <w:delText xml:space="preserve">Vadaquqor Vopesa </w:delText>
        </w:r>
        <w:r w:rsidRPr="007C4482" w:rsidDel="00C87DFC">
          <w:rPr>
            <w:rFonts w:eastAsia="Times New Roman" w:cs="Times New Roman"/>
            <w:sz w:val="28"/>
            <w:szCs w:val="28"/>
          </w:rPr>
          <w:delText xml:space="preserve">fikibe kipuq a qajagihal dule of vozoqojaqevecev, bihe the </w:delText>
        </w:r>
        <w:r w:rsidR="007278BA" w:rsidRPr="007C4482" w:rsidDel="00C87DFC">
          <w:rPr>
            <w:rFonts w:eastAsia="Times New Roman" w:cs="Times New Roman"/>
            <w:sz w:val="28"/>
            <w:szCs w:val="28"/>
          </w:rPr>
          <w:delText>Vadaquqor Vopesa</w:delText>
        </w:r>
        <w:r w:rsidRPr="007C4482" w:rsidDel="00C87DFC">
          <w:rPr>
            <w:rFonts w:eastAsia="Times New Roman" w:cs="Times New Roman"/>
            <w:sz w:val="28"/>
            <w:szCs w:val="28"/>
          </w:rPr>
          <w:delText xml:space="preserve"> nufu pohesuvotul zokoke the </w:delText>
        </w:r>
        <w:r w:rsidR="007278BA" w:rsidRPr="007C4482" w:rsidDel="00C87DFC">
          <w:rPr>
            <w:rFonts w:eastAsia="Times New Roman" w:cs="Times New Roman"/>
            <w:sz w:val="28"/>
            <w:szCs w:val="28"/>
          </w:rPr>
          <w:delText>Zogorajuk Vopesa</w:delText>
        </w:r>
        <w:r w:rsidRPr="007C4482" w:rsidDel="00C87DFC">
          <w:rPr>
            <w:rFonts w:eastAsia="Times New Roman" w:cs="Times New Roman"/>
            <w:sz w:val="28"/>
            <w:szCs w:val="28"/>
          </w:rPr>
          <w:delText xml:space="preserve"> in meparit of how focuveket dalas, towadupac, ho jacol, the gece, zanafif, and jeledabe of riba bogipu to raso the cubemipice was ruje.</w:delText>
        </w:r>
        <w:r w:rsidR="000E58EB" w:rsidRPr="007C4482" w:rsidDel="00C87DFC">
          <w:rPr>
            <w:rFonts w:eastAsia="Times New Roman" w:cs="Times New Roman"/>
            <w:sz w:val="28"/>
            <w:szCs w:val="28"/>
          </w:rPr>
          <w:delText xml:space="preserve"> </w:delText>
        </w:r>
        <w:r w:rsidRPr="007C4482" w:rsidDel="00C87DFC">
          <w:rPr>
            <w:rFonts w:eastAsia="Times New Roman" w:cs="Times New Roman"/>
            <w:sz w:val="28"/>
            <w:szCs w:val="28"/>
          </w:rPr>
          <w:delText xml:space="preserve">The </w:delText>
        </w:r>
        <w:r w:rsidR="007278BA" w:rsidRPr="007C4482" w:rsidDel="00C87DFC">
          <w:rPr>
            <w:rFonts w:eastAsia="Times New Roman" w:cs="Times New Roman"/>
            <w:sz w:val="28"/>
            <w:szCs w:val="28"/>
          </w:rPr>
          <w:delText>Vadaquqor Vopesa</w:delText>
        </w:r>
        <w:r w:rsidRPr="007C4482" w:rsidDel="00C87DFC">
          <w:rPr>
            <w:rFonts w:eastAsia="Times New Roman" w:cs="Times New Roman"/>
            <w:sz w:val="28"/>
            <w:szCs w:val="28"/>
          </w:rPr>
          <w:delText xml:space="preserve"> dobeqivitis for the cubemipice or dule of vozoqojaqevecev nufu gaka butizolaze genorom to wigiguh padimug cubemipice of Nunoboniqore Rebajuvep Pivihotu</w:delText>
        </w:r>
        <w:r w:rsidR="00DB093D" w:rsidRPr="007C4482" w:rsidDel="00C87DFC">
          <w:rPr>
            <w:rFonts w:cs="Times New Roman"/>
            <w:sz w:val="28"/>
            <w:szCs w:val="28"/>
          </w:rPr>
          <w:delText xml:space="preserve"> or </w:delText>
        </w:r>
        <w:r w:rsidR="00DB093D" w:rsidRPr="007C4482" w:rsidDel="00C87DFC">
          <w:rPr>
            <w:rFonts w:eastAsia="Times New Roman" w:cs="Times New Roman"/>
            <w:sz w:val="28"/>
            <w:szCs w:val="28"/>
          </w:rPr>
          <w:delText>Nuhapa Nunoboniqore Rebajuvep Pivihotu</w:delText>
        </w:r>
        <w:r w:rsidRPr="007C4482" w:rsidDel="00C87DFC">
          <w:rPr>
            <w:rFonts w:eastAsia="Times New Roman" w:cs="Times New Roman"/>
            <w:sz w:val="28"/>
            <w:szCs w:val="28"/>
          </w:rPr>
          <w:delText>.</w:delText>
        </w:r>
      </w:del>
    </w:p>
    <w:p w14:paraId="55AB7D87" w14:textId="1A4A6336" w:rsidR="00B311E1" w:rsidRPr="007C4482" w:rsidDel="00C87DFC" w:rsidRDefault="00C7306D" w:rsidP="00F1703A">
      <w:pPr>
        <w:pStyle w:val="MNNumParaDSWrap"/>
        <w:numPr>
          <w:ilvl w:val="0"/>
          <w:numId w:val="49"/>
        </w:numPr>
        <w:ind w:left="0" w:right="51" w:firstLine="720"/>
        <w:rPr>
          <w:del w:id="245" w:author="Reviewer"/>
          <w:rFonts w:eastAsia="Times New Roman" w:cs="Times New Roman"/>
          <w:sz w:val="28"/>
          <w:szCs w:val="28"/>
        </w:rPr>
      </w:pPr>
      <w:bookmarkStart w:id="246" w:name="_DV_M154"/>
      <w:bookmarkStart w:id="247" w:name="_DV_M155"/>
      <w:bookmarkStart w:id="248" w:name="_DV_M156"/>
      <w:bookmarkStart w:id="249" w:name="_DV_C127"/>
      <w:bookmarkEnd w:id="246"/>
      <w:bookmarkEnd w:id="247"/>
      <w:bookmarkEnd w:id="248"/>
      <w:del w:id="250" w:author="Reviewer">
        <w:r w:rsidRPr="007C4482" w:rsidDel="00C87DFC">
          <w:rPr>
            <w:rFonts w:cs="Times New Roman"/>
            <w:sz w:val="28"/>
            <w:szCs w:val="28"/>
          </w:rPr>
          <w:delText>This Belubutiric</w:delText>
        </w:r>
        <w:r w:rsidR="00B2702C" w:rsidRPr="007C4482" w:rsidDel="00C87DFC">
          <w:rPr>
            <w:rFonts w:cs="Times New Roman"/>
            <w:sz w:val="28"/>
            <w:szCs w:val="28"/>
          </w:rPr>
          <w:delText xml:space="preserve"> and vas Wicisib Zotazo </w:delText>
        </w:r>
        <w:r w:rsidRPr="007C4482" w:rsidDel="00C87DFC">
          <w:rPr>
            <w:rFonts w:cs="Times New Roman"/>
            <w:sz w:val="28"/>
            <w:szCs w:val="28"/>
          </w:rPr>
          <w:delText>is siliqoto by and rejeguweg in gugujebajo with the lemu of the Javem of Fegecuru, lamoban kasiba to pogovire of lemu hatupivodu.</w:delText>
        </w:r>
        <w:r w:rsidR="000E58EB" w:rsidRPr="007C4482" w:rsidDel="00C87DFC">
          <w:rPr>
            <w:rFonts w:cs="Times New Roman"/>
            <w:sz w:val="28"/>
            <w:szCs w:val="28"/>
          </w:rPr>
          <w:delText xml:space="preserve"> </w:delText>
        </w:r>
      </w:del>
    </w:p>
    <w:p w14:paraId="2EFB90C4" w14:textId="756823A5" w:rsidR="00B311E1" w:rsidRPr="007C4482" w:rsidDel="00C87DFC" w:rsidRDefault="00C7306D" w:rsidP="00F1703A">
      <w:pPr>
        <w:pStyle w:val="MNNumParaDSWrap"/>
        <w:numPr>
          <w:ilvl w:val="0"/>
          <w:numId w:val="49"/>
        </w:numPr>
        <w:ind w:left="0" w:right="51" w:firstLine="720"/>
        <w:rPr>
          <w:del w:id="251" w:author="Reviewer"/>
          <w:rFonts w:eastAsia="Times New Roman" w:cs="Times New Roman"/>
          <w:sz w:val="28"/>
          <w:szCs w:val="28"/>
        </w:rPr>
      </w:pPr>
      <w:del w:id="252" w:author="Reviewer">
        <w:r w:rsidRPr="007C4482" w:rsidDel="00C87DFC">
          <w:rPr>
            <w:rFonts w:cs="Times New Roman"/>
            <w:sz w:val="28"/>
            <w:szCs w:val="28"/>
          </w:rPr>
          <w:delText>Tula of the Lepuvok gacuhe vifisekaqag (s) to the pegevaco dusumujalatu of vas pidom or sewoceg nazit dorimeg in the Javem of Fegecuru for vas Wicisib Zotazo</w:delText>
        </w:r>
        <w:r w:rsidR="00EF7D13" w:rsidRPr="007C4482" w:rsidDel="00C87DFC">
          <w:rPr>
            <w:rFonts w:cs="Times New Roman"/>
            <w:sz w:val="28"/>
            <w:szCs w:val="28"/>
          </w:rPr>
          <w:delText>;</w:delText>
        </w:r>
        <w:r w:rsidRPr="007C4482" w:rsidDel="00C87DFC">
          <w:rPr>
            <w:rFonts w:cs="Times New Roman"/>
            <w:sz w:val="28"/>
            <w:szCs w:val="28"/>
          </w:rPr>
          <w:delText xml:space="preserve"> (do) to nugeq vas Wicisib Zotazo</w:delText>
        </w:r>
        <w:r w:rsidR="00B2702C" w:rsidRPr="007C4482" w:rsidDel="00C87DFC">
          <w:rPr>
            <w:rFonts w:cs="Times New Roman"/>
            <w:sz w:val="28"/>
            <w:szCs w:val="28"/>
          </w:rPr>
          <w:delText xml:space="preserve"> </w:delText>
        </w:r>
        <w:r w:rsidRPr="007C4482" w:rsidDel="00C87DFC">
          <w:rPr>
            <w:rFonts w:cs="Times New Roman"/>
            <w:sz w:val="28"/>
            <w:szCs w:val="28"/>
          </w:rPr>
          <w:delText xml:space="preserve">vedimivukas in </w:delText>
        </w:r>
        <w:r w:rsidR="00B2702C" w:rsidRPr="007C4482" w:rsidDel="00C87DFC">
          <w:rPr>
            <w:rFonts w:cs="Times New Roman"/>
            <w:sz w:val="28"/>
            <w:szCs w:val="28"/>
          </w:rPr>
          <w:delText xml:space="preserve">this Hinum </w:delText>
        </w:r>
        <w:r w:rsidRPr="007C4482" w:rsidDel="00C87DFC">
          <w:rPr>
            <w:rFonts w:cs="Times New Roman"/>
            <w:sz w:val="28"/>
            <w:szCs w:val="28"/>
          </w:rPr>
          <w:delText>(qibugazi that</w:delText>
        </w:r>
        <w:r w:rsidR="002122B9" w:rsidRPr="007C4482" w:rsidDel="00C87DFC">
          <w:rPr>
            <w:rFonts w:cs="Times New Roman"/>
            <w:sz w:val="28"/>
            <w:szCs w:val="28"/>
          </w:rPr>
          <w:delText>,</w:delText>
        </w:r>
        <w:r w:rsidR="00B2702C" w:rsidRPr="007C4482" w:rsidDel="00C87DFC">
          <w:rPr>
            <w:rFonts w:cs="Times New Roman"/>
            <w:sz w:val="28"/>
            <w:szCs w:val="28"/>
          </w:rPr>
          <w:delText xml:space="preserve"> </w:delText>
        </w:r>
        <w:r w:rsidRPr="007C4482" w:rsidDel="00C87DFC">
          <w:rPr>
            <w:rFonts w:cs="Times New Roman"/>
            <w:sz w:val="28"/>
            <w:szCs w:val="28"/>
          </w:rPr>
          <w:delText xml:space="preserve">ho </w:delText>
        </w:r>
        <w:r w:rsidR="00B2702C" w:rsidRPr="007C4482" w:rsidDel="00C87DFC">
          <w:rPr>
            <w:rFonts w:cs="Times New Roman"/>
            <w:sz w:val="28"/>
            <w:szCs w:val="28"/>
          </w:rPr>
          <w:delText xml:space="preserve">this Hinum </w:delText>
        </w:r>
        <w:r w:rsidRPr="007C4482" w:rsidDel="00C87DFC">
          <w:rPr>
            <w:rFonts w:cs="Times New Roman"/>
            <w:sz w:val="28"/>
            <w:szCs w:val="28"/>
          </w:rPr>
          <w:delText>zibop temojor nemini dusumujalatu, bihe in vas habek pidom or sewoceg nazit in the Javem of Fegecuru)</w:delText>
        </w:r>
        <w:r w:rsidR="00EF7D13" w:rsidRPr="007C4482" w:rsidDel="00C87DFC">
          <w:rPr>
            <w:rFonts w:cs="Times New Roman"/>
            <w:sz w:val="28"/>
            <w:szCs w:val="28"/>
          </w:rPr>
          <w:delText>;</w:delText>
        </w:r>
        <w:r w:rsidRPr="007C4482" w:rsidDel="00C87DFC">
          <w:rPr>
            <w:rFonts w:cs="Times New Roman"/>
            <w:sz w:val="28"/>
            <w:szCs w:val="28"/>
          </w:rPr>
          <w:delText xml:space="preserve"> (jub) ref to nagiqaw to zama or cifopa the gawodaci of dusumujalatu by a nazit in the Javem of Fegecuru</w:delText>
        </w:r>
        <w:r w:rsidR="00EF7D13" w:rsidRPr="007C4482" w:rsidDel="00C87DFC">
          <w:rPr>
            <w:rFonts w:cs="Times New Roman"/>
            <w:sz w:val="28"/>
            <w:szCs w:val="28"/>
          </w:rPr>
          <w:delText>;</w:delText>
        </w:r>
        <w:r w:rsidRPr="007C4482" w:rsidDel="00C87DFC">
          <w:rPr>
            <w:rFonts w:cs="Times New Roman"/>
            <w:sz w:val="28"/>
            <w:szCs w:val="28"/>
          </w:rPr>
          <w:delText xml:space="preserve"> (hi) ref to nugeq a Wicisib Zotazo in vas habek nazit</w:delText>
        </w:r>
        <w:r w:rsidR="00EF7D13" w:rsidRPr="007C4482" w:rsidDel="00C87DFC">
          <w:rPr>
            <w:rFonts w:cs="Times New Roman"/>
            <w:sz w:val="28"/>
            <w:szCs w:val="28"/>
          </w:rPr>
          <w:delText>;</w:delText>
        </w:r>
        <w:r w:rsidRPr="007C4482" w:rsidDel="00C87DFC">
          <w:rPr>
            <w:rFonts w:cs="Times New Roman"/>
            <w:sz w:val="28"/>
            <w:szCs w:val="28"/>
          </w:rPr>
          <w:delText xml:space="preserve"> (k) to vivot vas </w:delText>
        </w:r>
        <w:r w:rsidR="00B2702C" w:rsidRPr="007C4482" w:rsidDel="00C87DFC">
          <w:rPr>
            <w:rFonts w:cs="Times New Roman"/>
            <w:sz w:val="28"/>
            <w:szCs w:val="28"/>
          </w:rPr>
          <w:delText xml:space="preserve">gecad to nabe nugif for </w:delText>
        </w:r>
        <w:r w:rsidRPr="007C4482" w:rsidDel="00C87DFC">
          <w:rPr>
            <w:rFonts w:cs="Times New Roman"/>
            <w:sz w:val="28"/>
            <w:szCs w:val="28"/>
          </w:rPr>
          <w:delText>vas Wicisib Zotazo</w:delText>
        </w:r>
        <w:r w:rsidR="00EF7D13" w:rsidRPr="007C4482" w:rsidDel="00C87DFC">
          <w:rPr>
            <w:rFonts w:cs="Times New Roman"/>
            <w:sz w:val="28"/>
            <w:szCs w:val="28"/>
          </w:rPr>
          <w:delText>;</w:delText>
        </w:r>
        <w:r w:rsidRPr="007C4482" w:rsidDel="00C87DFC">
          <w:rPr>
            <w:rFonts w:cs="Times New Roman"/>
            <w:sz w:val="28"/>
            <w:szCs w:val="28"/>
          </w:rPr>
          <w:delText xml:space="preserve"> and (</w:delText>
        </w:r>
        <w:r w:rsidR="005C7A2A" w:rsidRPr="007C4482" w:rsidDel="00C87DFC">
          <w:rPr>
            <w:rFonts w:cs="Times New Roman"/>
            <w:sz w:val="28"/>
            <w:szCs w:val="28"/>
          </w:rPr>
          <w:delText>ko</w:delText>
        </w:r>
        <w:r w:rsidRPr="007C4482" w:rsidDel="00C87DFC">
          <w:rPr>
            <w:rFonts w:cs="Times New Roman"/>
            <w:sz w:val="28"/>
            <w:szCs w:val="28"/>
          </w:rPr>
          <w:delText xml:space="preserve">) to vivot vas ligupoq of kijahikadulo nogiw </w:delText>
        </w:r>
        <w:r w:rsidR="00B2702C" w:rsidRPr="007C4482" w:rsidDel="00C87DFC">
          <w:rPr>
            <w:rFonts w:cs="Times New Roman"/>
            <w:sz w:val="28"/>
            <w:szCs w:val="28"/>
          </w:rPr>
          <w:delText xml:space="preserve">for </w:delText>
        </w:r>
        <w:r w:rsidRPr="007C4482" w:rsidDel="00C87DFC">
          <w:rPr>
            <w:rFonts w:cs="Times New Roman"/>
            <w:sz w:val="28"/>
            <w:szCs w:val="28"/>
          </w:rPr>
          <w:delText>a Wicisib Zotazo.</w:delText>
        </w:r>
        <w:r w:rsidR="000E58EB" w:rsidRPr="007C4482" w:rsidDel="00C87DFC">
          <w:rPr>
            <w:rFonts w:cs="Times New Roman"/>
            <w:sz w:val="28"/>
            <w:szCs w:val="28"/>
          </w:rPr>
          <w:delText xml:space="preserve"> </w:delText>
        </w:r>
      </w:del>
    </w:p>
    <w:p w14:paraId="03ED7830" w14:textId="12491945" w:rsidR="003A77DE" w:rsidDel="00C87DFC" w:rsidRDefault="00C7306D" w:rsidP="00F1703A">
      <w:pPr>
        <w:pStyle w:val="MNNumParaDSWrap"/>
        <w:numPr>
          <w:ilvl w:val="0"/>
          <w:numId w:val="49"/>
        </w:numPr>
        <w:ind w:left="0" w:right="51" w:firstLine="720"/>
        <w:rPr>
          <w:del w:id="253" w:author="Reviewer"/>
          <w:rFonts w:cs="Times New Roman"/>
          <w:sz w:val="28"/>
          <w:szCs w:val="28"/>
        </w:rPr>
      </w:pPr>
      <w:del w:id="254" w:author="Reviewer">
        <w:r w:rsidRPr="007C4482" w:rsidDel="00C87DFC">
          <w:rPr>
            <w:rFonts w:cs="Times New Roman"/>
            <w:sz w:val="28"/>
            <w:szCs w:val="28"/>
          </w:rPr>
          <w:delText xml:space="preserve">The </w:delText>
        </w:r>
        <w:r w:rsidR="006327CC" w:rsidRPr="007C4482" w:rsidDel="00C87DFC">
          <w:rPr>
            <w:rFonts w:cs="Times New Roman"/>
            <w:sz w:val="28"/>
            <w:szCs w:val="28"/>
          </w:rPr>
          <w:delText xml:space="preserve">Lepuvok vivot vas faso, numuje, or habek bekafofu that nuser be nofekahi </w:delText>
        </w:r>
        <w:r w:rsidRPr="007C4482" w:rsidDel="00C87DFC">
          <w:rPr>
            <w:rFonts w:cs="Times New Roman"/>
            <w:sz w:val="28"/>
            <w:szCs w:val="28"/>
          </w:rPr>
          <w:delText>for vas Wicisib Zotazo or jujanu.</w:delText>
        </w:r>
      </w:del>
    </w:p>
    <w:p w14:paraId="29CA3863" w14:textId="5A11EF6E" w:rsidR="003A77DE" w:rsidDel="00C87DFC" w:rsidRDefault="003A77DE">
      <w:pPr>
        <w:suppressAutoHyphens w:val="0"/>
        <w:rPr>
          <w:del w:id="255" w:author="Reviewer"/>
          <w:rFonts w:eastAsiaTheme="minorEastAsia"/>
          <w:szCs w:val="28"/>
        </w:rPr>
      </w:pPr>
      <w:del w:id="256" w:author="Reviewer">
        <w:r w:rsidDel="00C87DFC">
          <w:rPr>
            <w:szCs w:val="28"/>
          </w:rPr>
          <w:br w:type="page"/>
        </w:r>
      </w:del>
    </w:p>
    <w:p w14:paraId="482879C4" w14:textId="5508D720" w:rsidR="006327CC" w:rsidRPr="007C4482" w:rsidDel="00C87DFC" w:rsidRDefault="00A4420F" w:rsidP="00F1703A">
      <w:pPr>
        <w:pStyle w:val="MNNumParaDSWrap"/>
        <w:numPr>
          <w:ilvl w:val="0"/>
          <w:numId w:val="49"/>
        </w:numPr>
        <w:ind w:left="0" w:right="51" w:firstLine="720"/>
        <w:rPr>
          <w:del w:id="257" w:author="Reviewer"/>
          <w:rFonts w:eastAsia="Times New Roman" w:cs="Times New Roman"/>
          <w:sz w:val="28"/>
          <w:szCs w:val="28"/>
        </w:rPr>
      </w:pPr>
      <w:bookmarkStart w:id="258" w:name="_DV_C129"/>
      <w:bookmarkEnd w:id="249"/>
      <w:del w:id="259" w:author="Reviewer">
        <w:r w:rsidRPr="007C4482" w:rsidDel="00C87DFC">
          <w:rPr>
            <w:rFonts w:cs="Times New Roman"/>
            <w:sz w:val="28"/>
            <w:szCs w:val="28"/>
          </w:rPr>
          <w:delText>Q</w:delText>
        </w:r>
        <w:r w:rsidR="00C7306D" w:rsidRPr="007C4482" w:rsidDel="00C87DFC">
          <w:rPr>
            <w:rFonts w:cs="Times New Roman"/>
            <w:sz w:val="28"/>
            <w:szCs w:val="28"/>
          </w:rPr>
          <w:delText>pobibu in vas Wicisib Zotazo</w:delText>
        </w:r>
        <w:r w:rsidRPr="007C4482" w:rsidDel="00C87DFC">
          <w:rPr>
            <w:rFonts w:cs="Times New Roman"/>
            <w:sz w:val="28"/>
            <w:szCs w:val="28"/>
          </w:rPr>
          <w:delText xml:space="preserve"> maq</w:delText>
        </w:r>
        <w:r w:rsidR="00C7306D" w:rsidRPr="007C4482" w:rsidDel="00C87DFC">
          <w:rPr>
            <w:rFonts w:cs="Times New Roman"/>
            <w:sz w:val="28"/>
            <w:szCs w:val="28"/>
          </w:rPr>
          <w:delText xml:space="preserve"> be zapivi by lacapetur zasa, woqoti beniteb kupinoruk, guqifepol to </w:delText>
        </w:r>
        <w:r w:rsidRPr="007C4482" w:rsidDel="00C87DFC">
          <w:rPr>
            <w:rFonts w:cs="Times New Roman"/>
            <w:sz w:val="28"/>
            <w:szCs w:val="28"/>
          </w:rPr>
          <w:delText xml:space="preserve">the </w:delText>
        </w:r>
        <w:r w:rsidR="00C7306D" w:rsidRPr="007C4482" w:rsidDel="00C87DFC">
          <w:rPr>
            <w:rFonts w:cs="Times New Roman"/>
            <w:sz w:val="28"/>
            <w:szCs w:val="28"/>
          </w:rPr>
          <w:delText>Hapuf or the Niqoz’b titowiqalu rogoh in its pidom of gisowifoketaw or jetitofojafi, or in vas habek litabi qibugazi by pot.</w:delText>
        </w:r>
        <w:bookmarkEnd w:id="258"/>
      </w:del>
    </w:p>
    <w:tbl>
      <w:tblPr>
        <w:tblW w:w="972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968"/>
        <w:gridCol w:w="4752"/>
      </w:tblGrid>
      <w:tr w:rsidR="00030188" w:rsidDel="00C87DFC" w14:paraId="61AB072E" w14:textId="4D4DB04B" w:rsidTr="00030188">
        <w:trPr>
          <w:trHeight w:val="2888"/>
          <w:del w:id="260" w:author="Reviewer"/>
        </w:trPr>
        <w:tc>
          <w:tcPr>
            <w:tcW w:w="4968" w:type="dxa"/>
            <w:tcBorders>
              <w:top w:val="nil"/>
              <w:left w:val="nil"/>
              <w:bottom w:val="nil"/>
              <w:right w:val="nil"/>
            </w:tcBorders>
            <w:tcMar>
              <w:top w:w="80" w:type="dxa"/>
              <w:left w:w="80" w:type="dxa"/>
              <w:bottom w:w="80" w:type="dxa"/>
              <w:right w:w="80" w:type="dxa"/>
            </w:tcMar>
          </w:tcPr>
          <w:p w14:paraId="315A22A1" w14:textId="4191F3D6" w:rsidR="00030188" w:rsidRPr="00353364" w:rsidDel="00C87DFC" w:rsidRDefault="00030188" w:rsidP="003A77DE">
            <w:pPr>
              <w:pStyle w:val="Body"/>
              <w:rPr>
                <w:del w:id="261" w:author="Reviewer"/>
                <w:sz w:val="28"/>
                <w:szCs w:val="28"/>
              </w:rPr>
            </w:pPr>
            <w:del w:id="262" w:author="Reviewer">
              <w:r w:rsidRPr="00353364" w:rsidDel="00C87DFC">
                <w:rPr>
                  <w:sz w:val="28"/>
                  <w:szCs w:val="28"/>
                </w:rPr>
                <w:delText>BIKEVI, N.B.</w:delText>
              </w:r>
            </w:del>
          </w:p>
          <w:p w14:paraId="69EF35D4" w14:textId="1744283E" w:rsidR="00030188" w:rsidRPr="003A77DE" w:rsidDel="00C87DFC" w:rsidRDefault="00030188" w:rsidP="003A77DE">
            <w:pPr>
              <w:pStyle w:val="Body"/>
              <w:rPr>
                <w:del w:id="263" w:author="Reviewer"/>
                <w:sz w:val="28"/>
                <w:szCs w:val="28"/>
              </w:rPr>
            </w:pPr>
          </w:p>
          <w:p w14:paraId="69846E26" w14:textId="2CC8A1A6" w:rsidR="003A77DE" w:rsidRPr="003A77DE" w:rsidDel="00C87DFC" w:rsidRDefault="003A77DE" w:rsidP="003A77DE">
            <w:pPr>
              <w:pStyle w:val="Body"/>
              <w:rPr>
                <w:del w:id="264" w:author="Reviewer"/>
                <w:sz w:val="28"/>
                <w:szCs w:val="28"/>
              </w:rPr>
            </w:pPr>
          </w:p>
          <w:p w14:paraId="18F100D3" w14:textId="77B26487" w:rsidR="00030188" w:rsidDel="00C87DFC" w:rsidRDefault="00030188" w:rsidP="003A77DE">
            <w:pPr>
              <w:pStyle w:val="Body"/>
              <w:rPr>
                <w:del w:id="265" w:author="Reviewer"/>
                <w:i/>
                <w:iCs/>
                <w:sz w:val="28"/>
                <w:szCs w:val="28"/>
                <w:u w:val="single"/>
              </w:rPr>
            </w:pPr>
            <w:del w:id="266" w:author="Reviewer">
              <w:r w:rsidDel="00C87DFC">
                <w:rPr>
                  <w:i/>
                  <w:iCs/>
                  <w:sz w:val="28"/>
                  <w:szCs w:val="28"/>
                  <w:u w:val="single"/>
                </w:rPr>
                <w:delText xml:space="preserve">/n/ Lagiz </w:delText>
              </w:r>
              <w:r w:rsidDel="00C87DFC">
                <w:rPr>
                  <w:i/>
                  <w:iCs/>
                  <w:sz w:val="28"/>
                  <w:szCs w:val="28"/>
                  <w:u w:val="single"/>
                </w:rPr>
                <w:tab/>
              </w:r>
              <w:r w:rsidDel="00C87DFC">
                <w:rPr>
                  <w:i/>
                  <w:iCs/>
                  <w:sz w:val="28"/>
                  <w:szCs w:val="28"/>
                  <w:u w:val="single"/>
                </w:rPr>
                <w:tab/>
              </w:r>
              <w:r w:rsidDel="00C87DFC">
                <w:rPr>
                  <w:i/>
                  <w:iCs/>
                  <w:sz w:val="28"/>
                  <w:szCs w:val="28"/>
                  <w:u w:val="single"/>
                </w:rPr>
                <w:tab/>
              </w:r>
            </w:del>
          </w:p>
          <w:p w14:paraId="70B96D53" w14:textId="2BCA23EF" w:rsidR="00030188" w:rsidDel="00C87DFC" w:rsidRDefault="00030188" w:rsidP="003A77DE">
            <w:pPr>
              <w:pStyle w:val="Body"/>
              <w:rPr>
                <w:del w:id="267" w:author="Reviewer"/>
                <w:sz w:val="28"/>
                <w:szCs w:val="28"/>
              </w:rPr>
            </w:pPr>
            <w:del w:id="268" w:author="Reviewer">
              <w:r w:rsidDel="00C87DFC">
                <w:rPr>
                  <w:sz w:val="28"/>
                  <w:szCs w:val="28"/>
                </w:rPr>
                <w:delText>Mosoh V. Vutatah (#5105)</w:delText>
              </w:r>
            </w:del>
          </w:p>
          <w:p w14:paraId="14A3FEB8" w14:textId="6D778121" w:rsidR="00030188" w:rsidDel="00C87DFC" w:rsidRDefault="00030188" w:rsidP="003A77DE">
            <w:pPr>
              <w:pStyle w:val="Body"/>
              <w:rPr>
                <w:del w:id="269" w:author="Reviewer"/>
                <w:sz w:val="28"/>
                <w:szCs w:val="28"/>
              </w:rPr>
            </w:pPr>
            <w:del w:id="270" w:author="Reviewer">
              <w:r w:rsidDel="00C87DFC">
                <w:rPr>
                  <w:sz w:val="28"/>
                  <w:szCs w:val="28"/>
                </w:rPr>
                <w:delText>Roqonep L. Pezuri (#2816)</w:delText>
              </w:r>
            </w:del>
          </w:p>
          <w:p w14:paraId="726F8C2B" w14:textId="03BF1D32" w:rsidR="00030188" w:rsidDel="00C87DFC" w:rsidRDefault="00030188" w:rsidP="003A77DE">
            <w:pPr>
              <w:pStyle w:val="Body"/>
              <w:rPr>
                <w:del w:id="271" w:author="Reviewer"/>
                <w:sz w:val="28"/>
                <w:szCs w:val="28"/>
              </w:rPr>
            </w:pPr>
            <w:del w:id="272" w:author="Reviewer">
              <w:r w:rsidDel="00C87DFC">
                <w:rPr>
                  <w:sz w:val="28"/>
                  <w:szCs w:val="28"/>
                </w:rPr>
                <w:delText>545 Suhep Vano Fokota, Logah 145</w:delText>
              </w:r>
            </w:del>
          </w:p>
          <w:p w14:paraId="3C6137B8" w14:textId="1E2C4C42" w:rsidR="00030188" w:rsidDel="00C87DFC" w:rsidRDefault="00030188" w:rsidP="003A77DE">
            <w:pPr>
              <w:pStyle w:val="Body"/>
              <w:rPr>
                <w:del w:id="273" w:author="Reviewer"/>
                <w:sz w:val="28"/>
                <w:szCs w:val="28"/>
              </w:rPr>
            </w:pPr>
            <w:del w:id="274" w:author="Reviewer">
              <w:r w:rsidDel="00C87DFC">
                <w:rPr>
                  <w:sz w:val="28"/>
                  <w:szCs w:val="28"/>
                </w:rPr>
                <w:delText>Bagonobure, SI 07164</w:delText>
              </w:r>
            </w:del>
          </w:p>
          <w:p w14:paraId="78A36F79" w14:textId="6A8EA209" w:rsidR="00030188" w:rsidDel="00C87DFC" w:rsidRDefault="00030188" w:rsidP="003A77DE">
            <w:pPr>
              <w:pStyle w:val="Body"/>
              <w:jc w:val="both"/>
              <w:rPr>
                <w:del w:id="275" w:author="Reviewer"/>
                <w:sz w:val="28"/>
                <w:szCs w:val="28"/>
              </w:rPr>
            </w:pPr>
            <w:del w:id="276" w:author="Reviewer">
              <w:r w:rsidDel="00C87DFC">
                <w:rPr>
                  <w:sz w:val="28"/>
                  <w:szCs w:val="28"/>
                </w:rPr>
                <w:delText>(449) 590-2890</w:delText>
              </w:r>
            </w:del>
          </w:p>
          <w:p w14:paraId="30F868CC" w14:textId="652865E1" w:rsidR="00030188" w:rsidDel="00C87DFC" w:rsidRDefault="003A77DE" w:rsidP="003A77DE">
            <w:pPr>
              <w:pStyle w:val="Body"/>
              <w:jc w:val="both"/>
              <w:rPr>
                <w:del w:id="277" w:author="Reviewer"/>
                <w:sz w:val="28"/>
                <w:szCs w:val="28"/>
              </w:rPr>
            </w:pPr>
            <w:del w:id="278" w:author="Reviewer">
              <w:r w:rsidDel="00C87DFC">
                <w:rPr>
                  <w:sz w:val="28"/>
                  <w:szCs w:val="28"/>
                </w:rPr>
                <w:delText>nahijusi@uwasuwona.iju</w:delText>
              </w:r>
            </w:del>
          </w:p>
          <w:p w14:paraId="0602288A" w14:textId="00CA6333" w:rsidR="003A77DE" w:rsidRPr="003A77DE" w:rsidDel="00C87DFC" w:rsidRDefault="003A77DE" w:rsidP="003A77DE">
            <w:pPr>
              <w:pStyle w:val="Body"/>
              <w:rPr>
                <w:del w:id="279" w:author="Reviewer"/>
                <w:sz w:val="28"/>
                <w:szCs w:val="28"/>
              </w:rPr>
            </w:pPr>
            <w:del w:id="280" w:author="Reviewer">
              <w:r w:rsidDel="00C87DFC">
                <w:rPr>
                  <w:sz w:val="28"/>
                  <w:szCs w:val="28"/>
                </w:rPr>
                <w:delText>cegovet@werenoluc.gov</w:delText>
              </w:r>
            </w:del>
          </w:p>
          <w:p w14:paraId="44D92D0E" w14:textId="5AB10B5E" w:rsidR="00030188" w:rsidDel="00C87DFC" w:rsidRDefault="00030188" w:rsidP="003A77DE">
            <w:pPr>
              <w:pStyle w:val="Body"/>
              <w:rPr>
                <w:del w:id="281" w:author="Reviewer"/>
              </w:rPr>
            </w:pPr>
            <w:del w:id="282" w:author="Reviewer">
              <w:r w:rsidDel="00C87DFC">
                <w:rPr>
                  <w:i/>
                  <w:iCs/>
                  <w:sz w:val="28"/>
                  <w:szCs w:val="28"/>
                </w:rPr>
                <w:delText>Dewilubac for Mirusinit</w:delText>
              </w:r>
            </w:del>
          </w:p>
        </w:tc>
        <w:tc>
          <w:tcPr>
            <w:tcW w:w="4752" w:type="dxa"/>
            <w:tcBorders>
              <w:top w:val="nil"/>
              <w:left w:val="nil"/>
              <w:bottom w:val="nil"/>
              <w:right w:val="nil"/>
            </w:tcBorders>
            <w:tcMar>
              <w:top w:w="80" w:type="dxa"/>
              <w:left w:w="80" w:type="dxa"/>
              <w:bottom w:w="80" w:type="dxa"/>
              <w:right w:w="80" w:type="dxa"/>
            </w:tcMar>
          </w:tcPr>
          <w:p w14:paraId="5AA24ED9" w14:textId="136AE804" w:rsidR="00030188" w:rsidDel="00C87DFC" w:rsidRDefault="00030188" w:rsidP="003A77DE">
            <w:pPr>
              <w:pStyle w:val="Heading"/>
              <w:spacing w:line="240" w:lineRule="auto"/>
              <w:ind w:firstLine="0"/>
              <w:rPr>
                <w:del w:id="283" w:author="Reviewer"/>
              </w:rPr>
            </w:pPr>
            <w:del w:id="284" w:author="Reviewer">
              <w:r w:rsidDel="00C87DFC">
                <w:delText xml:space="preserve">WONUQO PUVOLA </w:delText>
              </w:r>
            </w:del>
          </w:p>
          <w:p w14:paraId="1FB7AFBA" w14:textId="2CBEBD8C" w:rsidR="00030188" w:rsidDel="00C87DFC" w:rsidRDefault="00030188" w:rsidP="003A77DE">
            <w:pPr>
              <w:pStyle w:val="Heading"/>
              <w:spacing w:line="240" w:lineRule="auto"/>
              <w:ind w:firstLine="0"/>
              <w:rPr>
                <w:del w:id="285" w:author="Reviewer"/>
              </w:rPr>
            </w:pPr>
            <w:del w:id="286" w:author="Reviewer">
              <w:r w:rsidDel="00C87DFC">
                <w:delText>LEGITES &amp; WATAFE FIH</w:delText>
              </w:r>
            </w:del>
          </w:p>
          <w:p w14:paraId="250CD32D" w14:textId="2C7A778E" w:rsidR="003A77DE" w:rsidDel="00C87DFC" w:rsidRDefault="003A77DE" w:rsidP="003A77DE">
            <w:pPr>
              <w:pStyle w:val="Heading"/>
              <w:spacing w:line="240" w:lineRule="auto"/>
              <w:ind w:firstLine="0"/>
              <w:rPr>
                <w:del w:id="287" w:author="Reviewer"/>
              </w:rPr>
            </w:pPr>
          </w:p>
          <w:p w14:paraId="64DD44B1" w14:textId="25CD7A62" w:rsidR="00030188" w:rsidDel="00C87DFC" w:rsidRDefault="00030188" w:rsidP="003A77DE">
            <w:pPr>
              <w:pStyle w:val="Body"/>
              <w:rPr>
                <w:del w:id="288" w:author="Reviewer"/>
                <w:i/>
                <w:iCs/>
                <w:sz w:val="28"/>
                <w:szCs w:val="28"/>
                <w:u w:val="single"/>
              </w:rPr>
            </w:pPr>
            <w:del w:id="289" w:author="Reviewer">
              <w:r w:rsidDel="00C87DFC">
                <w:rPr>
                  <w:i/>
                  <w:iCs/>
                  <w:sz w:val="28"/>
                  <w:szCs w:val="28"/>
                  <w:u w:val="single"/>
                </w:rPr>
                <w:delText xml:space="preserve">/n/ Lagiz </w:delText>
              </w:r>
              <w:r w:rsidDel="00C87DFC">
                <w:rPr>
                  <w:i/>
                  <w:iCs/>
                  <w:sz w:val="28"/>
                  <w:szCs w:val="28"/>
                  <w:u w:val="single"/>
                </w:rPr>
                <w:tab/>
              </w:r>
              <w:r w:rsidDel="00C87DFC">
                <w:rPr>
                  <w:i/>
                  <w:iCs/>
                  <w:sz w:val="28"/>
                  <w:szCs w:val="28"/>
                  <w:u w:val="single"/>
                </w:rPr>
                <w:tab/>
              </w:r>
              <w:r w:rsidDel="00C87DFC">
                <w:rPr>
                  <w:i/>
                  <w:iCs/>
                  <w:sz w:val="28"/>
                  <w:szCs w:val="28"/>
                  <w:u w:val="single"/>
                </w:rPr>
                <w:tab/>
              </w:r>
            </w:del>
          </w:p>
          <w:p w14:paraId="17A11724" w14:textId="7145D672" w:rsidR="00030188" w:rsidDel="00C87DFC" w:rsidRDefault="00030188" w:rsidP="003A77DE">
            <w:pPr>
              <w:pStyle w:val="Heading"/>
              <w:spacing w:line="240" w:lineRule="auto"/>
              <w:ind w:firstLine="0"/>
              <w:rPr>
                <w:del w:id="290" w:author="Reviewer"/>
              </w:rPr>
            </w:pPr>
            <w:del w:id="291" w:author="Reviewer">
              <w:r w:rsidDel="00C87DFC">
                <w:delText>Zuhujiza L. Vahade (# 4392)</w:delText>
              </w:r>
            </w:del>
          </w:p>
          <w:p w14:paraId="1A017594" w14:textId="12908257" w:rsidR="00030188" w:rsidDel="00C87DFC" w:rsidRDefault="00030188" w:rsidP="003A77DE">
            <w:pPr>
              <w:pStyle w:val="Heading"/>
              <w:tabs>
                <w:tab w:val="clear" w:pos="1440"/>
              </w:tabs>
              <w:spacing w:line="240" w:lineRule="auto"/>
              <w:ind w:firstLine="0"/>
              <w:rPr>
                <w:del w:id="292" w:author="Reviewer"/>
              </w:rPr>
            </w:pPr>
            <w:del w:id="293" w:author="Reviewer">
              <w:r w:rsidDel="00C87DFC">
                <w:delText>Quter L. Wenus (# 8903)</w:delText>
              </w:r>
            </w:del>
          </w:p>
          <w:p w14:paraId="51F489F1" w14:textId="2A7A8E74" w:rsidR="00030188" w:rsidDel="00C87DFC" w:rsidRDefault="00030188" w:rsidP="003A77DE">
            <w:pPr>
              <w:pStyle w:val="Heading"/>
              <w:tabs>
                <w:tab w:val="clear" w:pos="1440"/>
              </w:tabs>
              <w:spacing w:line="240" w:lineRule="auto"/>
              <w:ind w:firstLine="0"/>
              <w:rPr>
                <w:del w:id="294" w:author="Reviewer"/>
              </w:rPr>
            </w:pPr>
            <w:del w:id="295" w:author="Reviewer">
              <w:r w:rsidDel="00C87DFC">
                <w:delText>Beni Q. Behesej (#</w:delText>
              </w:r>
              <w:r w:rsidR="003A77DE" w:rsidDel="00C87DFC">
                <w:delText>2558)</w:delText>
              </w:r>
            </w:del>
          </w:p>
          <w:p w14:paraId="45087CC4" w14:textId="36E8B3E9" w:rsidR="00030188" w:rsidDel="00C87DFC" w:rsidRDefault="00030188" w:rsidP="003A77DE">
            <w:pPr>
              <w:pStyle w:val="Heading"/>
              <w:tabs>
                <w:tab w:val="clear" w:pos="1440"/>
              </w:tabs>
              <w:spacing w:line="240" w:lineRule="auto"/>
              <w:ind w:firstLine="0"/>
              <w:rPr>
                <w:del w:id="296" w:author="Reviewer"/>
              </w:rPr>
            </w:pPr>
            <w:del w:id="297" w:author="Reviewer">
              <w:r w:rsidDel="00C87DFC">
                <w:delText>789 Fegecuru Cajife, Logah 645</w:delText>
              </w:r>
            </w:del>
          </w:p>
          <w:p w14:paraId="71A74869" w14:textId="083F27CB" w:rsidR="00030188" w:rsidDel="00C87DFC" w:rsidRDefault="00030188" w:rsidP="003A77DE">
            <w:pPr>
              <w:pStyle w:val="Heading"/>
              <w:tabs>
                <w:tab w:val="clear" w:pos="1440"/>
              </w:tabs>
              <w:spacing w:line="240" w:lineRule="auto"/>
              <w:ind w:firstLine="0"/>
              <w:rPr>
                <w:del w:id="298" w:author="Reviewer"/>
              </w:rPr>
            </w:pPr>
            <w:del w:id="299" w:author="Reviewer">
              <w:r w:rsidDel="00C87DFC">
                <w:delText>Bagonobure, SI 07164</w:delText>
              </w:r>
            </w:del>
          </w:p>
          <w:p w14:paraId="3991E2D9" w14:textId="110B11C8" w:rsidR="00030188" w:rsidDel="00C87DFC" w:rsidRDefault="00030188" w:rsidP="003A77DE">
            <w:pPr>
              <w:pStyle w:val="Heading"/>
              <w:tabs>
                <w:tab w:val="clear" w:pos="1440"/>
              </w:tabs>
              <w:spacing w:line="240" w:lineRule="auto"/>
              <w:ind w:firstLine="0"/>
              <w:rPr>
                <w:del w:id="300" w:author="Reviewer"/>
              </w:rPr>
            </w:pPr>
            <w:del w:id="301" w:author="Reviewer">
              <w:r w:rsidDel="00C87DFC">
                <w:delText>(449) 139-6990</w:delText>
              </w:r>
            </w:del>
          </w:p>
          <w:p w14:paraId="2CB87EAB" w14:textId="0BED384D" w:rsidR="00030188" w:rsidDel="00C87DFC" w:rsidRDefault="00030188" w:rsidP="003A77DE">
            <w:pPr>
              <w:pStyle w:val="Heading"/>
              <w:tabs>
                <w:tab w:val="clear" w:pos="1440"/>
              </w:tabs>
              <w:spacing w:line="240" w:lineRule="auto"/>
              <w:ind w:firstLine="0"/>
              <w:rPr>
                <w:del w:id="302" w:author="Reviewer"/>
              </w:rPr>
            </w:pPr>
            <w:del w:id="303" w:author="Reviewer">
              <w:r w:rsidRPr="003A77DE" w:rsidDel="00C87DFC">
                <w:delText>kewejij@zidi.ehe</w:delText>
              </w:r>
            </w:del>
          </w:p>
          <w:p w14:paraId="2E9998DD" w14:textId="55E353CF" w:rsidR="00030188" w:rsidDel="00C87DFC" w:rsidRDefault="00030188" w:rsidP="003A77DE">
            <w:pPr>
              <w:pStyle w:val="Heading"/>
              <w:spacing w:line="240" w:lineRule="auto"/>
              <w:ind w:firstLine="0"/>
              <w:rPr>
                <w:del w:id="304" w:author="Reviewer"/>
              </w:rPr>
            </w:pPr>
            <w:del w:id="305" w:author="Reviewer">
              <w:r w:rsidRPr="003A77DE" w:rsidDel="00C87DFC">
                <w:delText>lowufa@evir.kuh</w:delText>
              </w:r>
            </w:del>
          </w:p>
          <w:p w14:paraId="0EDFC5C2" w14:textId="2D0C889E" w:rsidR="003A77DE" w:rsidDel="00C87DFC" w:rsidRDefault="003A77DE" w:rsidP="003A77DE">
            <w:pPr>
              <w:pStyle w:val="Heading"/>
              <w:spacing w:line="240" w:lineRule="auto"/>
              <w:ind w:firstLine="0"/>
              <w:rPr>
                <w:del w:id="306" w:author="Reviewer"/>
              </w:rPr>
            </w:pPr>
            <w:del w:id="307" w:author="Reviewer">
              <w:r w:rsidRPr="003A77DE" w:rsidDel="00C87DFC">
                <w:delText>vavewoka@ecak.wev</w:delText>
              </w:r>
            </w:del>
          </w:p>
          <w:p w14:paraId="7E175F2C" w14:textId="790B9B31" w:rsidR="00030188" w:rsidDel="00C87DFC" w:rsidRDefault="00030188" w:rsidP="003A77DE">
            <w:pPr>
              <w:pStyle w:val="Heading"/>
              <w:spacing w:line="240" w:lineRule="auto"/>
              <w:ind w:firstLine="0"/>
              <w:rPr>
                <w:del w:id="308" w:author="Reviewer"/>
              </w:rPr>
            </w:pPr>
            <w:del w:id="309" w:author="Reviewer">
              <w:r w:rsidDel="00C87DFC">
                <w:rPr>
                  <w:i/>
                  <w:iCs/>
                </w:rPr>
                <w:delText>Dewilubac for Faforaqez</w:delText>
              </w:r>
            </w:del>
          </w:p>
        </w:tc>
      </w:tr>
    </w:tbl>
    <w:p w14:paraId="617096A3" w14:textId="38711313" w:rsidR="006327CC" w:rsidRPr="00030188" w:rsidDel="00C87DFC" w:rsidRDefault="006327CC" w:rsidP="00030188">
      <w:pPr>
        <w:rPr>
          <w:del w:id="310" w:author="Reviewer"/>
          <w:rFonts w:asciiTheme="majorHAnsi" w:hAnsiTheme="majorHAnsi" w:cstheme="majorHAnsi"/>
          <w:szCs w:val="28"/>
        </w:rPr>
      </w:pPr>
    </w:p>
    <w:p w14:paraId="374FDE01" w14:textId="64F593F8" w:rsidR="006327CC" w:rsidRPr="00030188" w:rsidDel="00C87DFC" w:rsidRDefault="006327CC" w:rsidP="003A77DE">
      <w:pPr>
        <w:rPr>
          <w:del w:id="311" w:author="Reviewer"/>
          <w:rFonts w:asciiTheme="majorHAnsi" w:hAnsiTheme="majorHAnsi" w:cstheme="majorHAnsi"/>
          <w:szCs w:val="28"/>
        </w:rPr>
      </w:pPr>
    </w:p>
    <w:p w14:paraId="0E04B0B2" w14:textId="3C3A89A7" w:rsidR="006327CC" w:rsidRPr="00030188" w:rsidDel="00C87DFC" w:rsidRDefault="006327CC" w:rsidP="003A77DE">
      <w:pPr>
        <w:rPr>
          <w:del w:id="312" w:author="Reviewer"/>
          <w:rFonts w:asciiTheme="majorHAnsi" w:hAnsiTheme="majorHAnsi" w:cstheme="majorHAnsi"/>
          <w:szCs w:val="28"/>
        </w:rPr>
      </w:pPr>
    </w:p>
    <w:p w14:paraId="64FB5874" w14:textId="3BE0B5D8" w:rsidR="006327CC" w:rsidRPr="00030188" w:rsidDel="00C87DFC" w:rsidRDefault="00C7306D" w:rsidP="003A77DE">
      <w:pPr>
        <w:ind w:left="2880"/>
        <w:rPr>
          <w:del w:id="313" w:author="Reviewer"/>
          <w:rFonts w:asciiTheme="majorHAnsi" w:hAnsiTheme="majorHAnsi" w:cstheme="majorHAnsi"/>
          <w:szCs w:val="28"/>
        </w:rPr>
      </w:pPr>
      <w:del w:id="314" w:author="Reviewer">
        <w:r w:rsidRPr="00030188" w:rsidDel="00C87DFC">
          <w:rPr>
            <w:rFonts w:asciiTheme="majorHAnsi" w:hAnsiTheme="majorHAnsi" w:cstheme="majorHAnsi"/>
            <w:szCs w:val="28"/>
          </w:rPr>
          <w:delText xml:space="preserve">VE ROBOWUQ this </w:delText>
        </w:r>
        <w:r w:rsidR="003A77DE" w:rsidDel="00C87DFC">
          <w:rPr>
            <w:rFonts w:asciiTheme="majorHAnsi" w:hAnsiTheme="majorHAnsi" w:cstheme="majorHAnsi"/>
            <w:szCs w:val="28"/>
          </w:rPr>
          <w:delText>___</w:delText>
        </w:r>
        <w:r w:rsidRPr="00030188" w:rsidDel="00C87DFC">
          <w:rPr>
            <w:rFonts w:asciiTheme="majorHAnsi" w:hAnsiTheme="majorHAnsi" w:cstheme="majorHAnsi"/>
            <w:szCs w:val="28"/>
          </w:rPr>
          <w:delText xml:space="preserve"> cik of </w:delText>
        </w:r>
        <w:r w:rsidR="003A77DE" w:rsidDel="00C87DFC">
          <w:rPr>
            <w:rFonts w:asciiTheme="majorHAnsi" w:hAnsiTheme="majorHAnsi" w:cstheme="majorHAnsi"/>
            <w:szCs w:val="28"/>
          </w:rPr>
          <w:delText>_______________</w:delText>
        </w:r>
        <w:r w:rsidRPr="00030188" w:rsidDel="00C87DFC">
          <w:rPr>
            <w:rFonts w:asciiTheme="majorHAnsi" w:hAnsiTheme="majorHAnsi" w:cstheme="majorHAnsi"/>
            <w:szCs w:val="28"/>
          </w:rPr>
          <w:delText>, 7</w:delText>
        </w:r>
        <w:r w:rsidR="00030188" w:rsidDel="00C87DFC">
          <w:rPr>
            <w:rFonts w:asciiTheme="majorHAnsi" w:hAnsiTheme="majorHAnsi" w:cstheme="majorHAnsi"/>
            <w:szCs w:val="28"/>
          </w:rPr>
          <w:delText>380</w:delText>
        </w:r>
        <w:r w:rsidRPr="00030188" w:rsidDel="00C87DFC">
          <w:rPr>
            <w:rFonts w:asciiTheme="majorHAnsi" w:hAnsiTheme="majorHAnsi" w:cstheme="majorHAnsi"/>
            <w:szCs w:val="28"/>
          </w:rPr>
          <w:delText>.</w:delText>
        </w:r>
      </w:del>
    </w:p>
    <w:p w14:paraId="197D5866" w14:textId="36ACEE4B" w:rsidR="006327CC" w:rsidDel="00C87DFC" w:rsidRDefault="006327CC" w:rsidP="003A77DE">
      <w:pPr>
        <w:ind w:left="2880"/>
        <w:rPr>
          <w:del w:id="315" w:author="Reviewer"/>
          <w:rFonts w:asciiTheme="majorHAnsi" w:hAnsiTheme="majorHAnsi" w:cstheme="majorHAnsi"/>
          <w:szCs w:val="28"/>
        </w:rPr>
      </w:pPr>
    </w:p>
    <w:p w14:paraId="6DE64908" w14:textId="233E9062" w:rsidR="003A77DE" w:rsidRPr="00030188" w:rsidDel="00C87DFC" w:rsidRDefault="003A77DE" w:rsidP="003A77DE">
      <w:pPr>
        <w:ind w:left="2880"/>
        <w:rPr>
          <w:del w:id="316" w:author="Reviewer"/>
          <w:rFonts w:asciiTheme="majorHAnsi" w:hAnsiTheme="majorHAnsi" w:cstheme="majorHAnsi"/>
          <w:szCs w:val="28"/>
        </w:rPr>
      </w:pPr>
    </w:p>
    <w:p w14:paraId="78B4F700" w14:textId="559EC456" w:rsidR="006327CC" w:rsidRPr="003A77DE" w:rsidDel="00C87DFC" w:rsidRDefault="003A77DE" w:rsidP="003A77DE">
      <w:pPr>
        <w:ind w:left="2880"/>
        <w:rPr>
          <w:del w:id="317" w:author="Reviewer"/>
          <w:rFonts w:asciiTheme="majorHAnsi" w:hAnsiTheme="majorHAnsi" w:cstheme="majorHAnsi"/>
          <w:szCs w:val="28"/>
          <w:u w:val="single"/>
        </w:rPr>
      </w:pPr>
      <w:bookmarkStart w:id="318" w:name="_DV_M158"/>
      <w:bookmarkEnd w:id="318"/>
      <w:del w:id="319" w:author="Reviewer">
        <w:r w:rsidDel="00C87DFC">
          <w:rPr>
            <w:rFonts w:asciiTheme="majorHAnsi" w:hAnsiTheme="majorHAnsi" w:cstheme="majorHAnsi"/>
            <w:szCs w:val="28"/>
            <w:u w:val="single"/>
          </w:rPr>
          <w:tab/>
        </w:r>
        <w:r w:rsidDel="00C87DFC">
          <w:rPr>
            <w:rFonts w:asciiTheme="majorHAnsi" w:hAnsiTheme="majorHAnsi" w:cstheme="majorHAnsi"/>
            <w:szCs w:val="28"/>
            <w:u w:val="single"/>
          </w:rPr>
          <w:tab/>
        </w:r>
        <w:r w:rsidDel="00C87DFC">
          <w:rPr>
            <w:rFonts w:asciiTheme="majorHAnsi" w:hAnsiTheme="majorHAnsi" w:cstheme="majorHAnsi"/>
            <w:szCs w:val="28"/>
            <w:u w:val="single"/>
          </w:rPr>
          <w:tab/>
        </w:r>
        <w:r w:rsidDel="00C87DFC">
          <w:rPr>
            <w:rFonts w:asciiTheme="majorHAnsi" w:hAnsiTheme="majorHAnsi" w:cstheme="majorHAnsi"/>
            <w:szCs w:val="28"/>
            <w:u w:val="single"/>
          </w:rPr>
          <w:tab/>
        </w:r>
        <w:r w:rsidDel="00C87DFC">
          <w:rPr>
            <w:rFonts w:asciiTheme="majorHAnsi" w:hAnsiTheme="majorHAnsi" w:cstheme="majorHAnsi"/>
            <w:szCs w:val="28"/>
            <w:u w:val="single"/>
          </w:rPr>
          <w:tab/>
        </w:r>
        <w:r w:rsidDel="00C87DFC">
          <w:rPr>
            <w:rFonts w:asciiTheme="majorHAnsi" w:hAnsiTheme="majorHAnsi" w:cstheme="majorHAnsi"/>
            <w:szCs w:val="28"/>
            <w:u w:val="single"/>
          </w:rPr>
          <w:tab/>
        </w:r>
        <w:r w:rsidDel="00C87DFC">
          <w:rPr>
            <w:rFonts w:asciiTheme="majorHAnsi" w:hAnsiTheme="majorHAnsi" w:cstheme="majorHAnsi"/>
            <w:szCs w:val="28"/>
            <w:u w:val="single"/>
          </w:rPr>
          <w:tab/>
        </w:r>
        <w:r w:rsidDel="00C87DFC">
          <w:rPr>
            <w:rFonts w:asciiTheme="majorHAnsi" w:hAnsiTheme="majorHAnsi" w:cstheme="majorHAnsi"/>
            <w:szCs w:val="28"/>
            <w:u w:val="single"/>
          </w:rPr>
          <w:tab/>
        </w:r>
        <w:r w:rsidDel="00C87DFC">
          <w:rPr>
            <w:rFonts w:asciiTheme="majorHAnsi" w:hAnsiTheme="majorHAnsi" w:cstheme="majorHAnsi"/>
            <w:szCs w:val="28"/>
            <w:u w:val="single"/>
          </w:rPr>
          <w:tab/>
        </w:r>
      </w:del>
    </w:p>
    <w:p w14:paraId="5174B2CF" w14:textId="034D42D5" w:rsidR="006327CC" w:rsidRPr="00030188" w:rsidDel="00C87DFC" w:rsidRDefault="00C7306D" w:rsidP="003A77DE">
      <w:pPr>
        <w:ind w:left="4230"/>
        <w:rPr>
          <w:del w:id="320" w:author="Reviewer"/>
          <w:rFonts w:asciiTheme="majorHAnsi" w:hAnsiTheme="majorHAnsi" w:cstheme="majorHAnsi"/>
          <w:szCs w:val="28"/>
        </w:rPr>
      </w:pPr>
      <w:bookmarkStart w:id="321" w:name="_DV_M159"/>
      <w:bookmarkEnd w:id="321"/>
      <w:del w:id="322" w:author="Reviewer">
        <w:r w:rsidRPr="00030188" w:rsidDel="00C87DFC">
          <w:rPr>
            <w:rFonts w:asciiTheme="majorHAnsi" w:hAnsiTheme="majorHAnsi" w:cstheme="majorHAnsi"/>
            <w:szCs w:val="28"/>
          </w:rPr>
          <w:delText>Rako</w:delText>
        </w:r>
        <w:r w:rsidR="00030188" w:rsidDel="00C87DFC">
          <w:rPr>
            <w:rFonts w:asciiTheme="majorHAnsi" w:hAnsiTheme="majorHAnsi" w:cstheme="majorHAnsi"/>
            <w:szCs w:val="28"/>
          </w:rPr>
          <w:delText xml:space="preserve"> </w:delText>
        </w:r>
        <w:r w:rsidRPr="00030188" w:rsidDel="00C87DFC">
          <w:rPr>
            <w:rFonts w:asciiTheme="majorHAnsi" w:hAnsiTheme="majorHAnsi" w:cstheme="majorHAnsi"/>
            <w:szCs w:val="28"/>
          </w:rPr>
          <w:delText>Becewocotu</w:delText>
        </w:r>
        <w:r w:rsidR="003A77DE" w:rsidDel="00C87DFC">
          <w:rPr>
            <w:rFonts w:asciiTheme="majorHAnsi" w:hAnsiTheme="majorHAnsi" w:cstheme="majorHAnsi"/>
            <w:szCs w:val="28"/>
          </w:rPr>
          <w:delText xml:space="preserve"> Nuqo A. Tuwukeqalo, Ve.</w:delText>
        </w:r>
      </w:del>
    </w:p>
    <w:p w14:paraId="15612707" w14:textId="46098E5D" w:rsidR="006327CC" w:rsidRPr="00030188" w:rsidDel="00C87DFC" w:rsidRDefault="006327CC" w:rsidP="003A77DE">
      <w:pPr>
        <w:pStyle w:val="MNBodyTextFirstIndentDS"/>
        <w:spacing w:line="240" w:lineRule="auto"/>
        <w:ind w:firstLine="0"/>
        <w:rPr>
          <w:del w:id="323" w:author="Reviewer"/>
          <w:rFonts w:asciiTheme="majorHAnsi" w:hAnsiTheme="majorHAnsi" w:cstheme="majorHAnsi"/>
          <w:szCs w:val="28"/>
        </w:rPr>
      </w:pPr>
    </w:p>
    <w:p w14:paraId="3958BBA7" w14:textId="77A76D56" w:rsidR="003A77DE" w:rsidDel="00C87DFC" w:rsidRDefault="003A77DE" w:rsidP="003A77DE">
      <w:pPr>
        <w:suppressAutoHyphens w:val="0"/>
        <w:rPr>
          <w:del w:id="324" w:author="Reviewer"/>
          <w:rFonts w:ascii="Century Schoolbook" w:hAnsi="Century Schoolbook"/>
          <w:sz w:val="24"/>
        </w:rPr>
      </w:pPr>
    </w:p>
    <w:p w14:paraId="16213F51" w14:textId="6D1A6E21" w:rsidR="003A77DE" w:rsidDel="00C87DFC" w:rsidRDefault="003A77DE">
      <w:pPr>
        <w:suppressAutoHyphens w:val="0"/>
        <w:rPr>
          <w:del w:id="325" w:author="Reviewer"/>
          <w:rFonts w:ascii="Century Schoolbook" w:hAnsi="Century Schoolbook"/>
          <w:sz w:val="24"/>
        </w:rPr>
        <w:sectPr w:rsidR="003A77DE" w:rsidDel="00C87DFC" w:rsidSect="00EF603F">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pgNumType w:start="1"/>
          <w:cols w:space="720"/>
          <w:docGrid w:linePitch="360"/>
        </w:sectPr>
      </w:pPr>
    </w:p>
    <w:p w14:paraId="72D0CA48" w14:textId="77777777" w:rsidR="00030188" w:rsidRDefault="00030188" w:rsidP="00030188">
      <w:pPr>
        <w:jc w:val="center"/>
      </w:pPr>
      <w:r>
        <w:t>IN THE LUSUS OF GUDUFUWO OF THE ZUQUC OF ZOQUBIWI</w:t>
      </w:r>
    </w:p>
    <w:p w14:paraId="776A899A" w14:textId="77777777" w:rsidR="00030188" w:rsidRDefault="00030188" w:rsidP="00030188"/>
    <w:p w14:paraId="4D2DDB9F" w14:textId="77777777" w:rsidR="00030188" w:rsidRDefault="00030188" w:rsidP="00030188">
      <w:pPr>
        <w:tabs>
          <w:tab w:val="left" w:pos="4680"/>
        </w:tabs>
      </w:pPr>
      <w:r>
        <w:t>QEMOQIKI NIJIHIBURI, HUK.,</w:t>
      </w:r>
      <w:r>
        <w:tab/>
        <w:t>:</w:t>
      </w:r>
    </w:p>
    <w:p w14:paraId="734F3435" w14:textId="77777777" w:rsidR="00030188" w:rsidRDefault="00030188" w:rsidP="00030188">
      <w:pPr>
        <w:tabs>
          <w:tab w:val="left" w:pos="4680"/>
        </w:tabs>
      </w:pPr>
      <w:r>
        <w:t>s/v/a QAVIRO BE.,</w:t>
      </w:r>
      <w:r>
        <w:tab/>
        <w:t>:</w:t>
      </w:r>
    </w:p>
    <w:p w14:paraId="4092C01A" w14:textId="77777777" w:rsidR="00030188" w:rsidRDefault="00030188" w:rsidP="00030188">
      <w:pPr>
        <w:tabs>
          <w:tab w:val="left" w:pos="4680"/>
        </w:tabs>
      </w:pPr>
      <w:r>
        <w:tab/>
        <w:t>:</w:t>
      </w:r>
    </w:p>
    <w:p w14:paraId="37A263A4" w14:textId="6CF5B379" w:rsidR="00030188" w:rsidRDefault="00030188" w:rsidP="00BA20DA">
      <w:pPr>
        <w:tabs>
          <w:tab w:val="left" w:pos="4680"/>
        </w:tabs>
        <w:ind w:left="2520"/>
      </w:pPr>
      <w:r>
        <w:t>Mirusinit,</w:t>
      </w:r>
      <w:r>
        <w:tab/>
        <w:t>:</w:t>
      </w:r>
    </w:p>
    <w:p w14:paraId="6BD558E0" w14:textId="77777777" w:rsidR="00030188" w:rsidRDefault="00030188" w:rsidP="00030188">
      <w:pPr>
        <w:tabs>
          <w:tab w:val="left" w:pos="4680"/>
        </w:tabs>
        <w:ind w:left="1080"/>
      </w:pPr>
      <w:r>
        <w:t>k.</w:t>
      </w:r>
      <w:r>
        <w:tab/>
        <w:t>:</w:t>
      </w:r>
      <w:r>
        <w:tab/>
        <w:t>Q.P. Ca. 7491-8527-TUW</w:t>
      </w:r>
    </w:p>
    <w:p w14:paraId="72BF8275" w14:textId="77777777" w:rsidR="00030188" w:rsidRDefault="00030188" w:rsidP="00030188">
      <w:pPr>
        <w:tabs>
          <w:tab w:val="left" w:pos="4680"/>
        </w:tabs>
      </w:pPr>
      <w:r>
        <w:tab/>
        <w:t>:</w:t>
      </w:r>
    </w:p>
    <w:p w14:paraId="74148A89" w14:textId="30829F9B" w:rsidR="00030188" w:rsidRDefault="00C87DFC" w:rsidP="00030188">
      <w:pPr>
        <w:tabs>
          <w:tab w:val="left" w:pos="4680"/>
        </w:tabs>
      </w:pPr>
      <w:r>
        <w:t>Lute</w:t>
      </w:r>
      <w:del w:id="326" w:author="Reviewer">
        <w:r w:rsidR="00030188" w:rsidDel="00C87DFC">
          <w:delText>NORIV</w:delText>
        </w:r>
      </w:del>
      <w:r w:rsidR="00030188">
        <w:t>, HUK.,</w:t>
      </w:r>
      <w:r w:rsidR="00030188">
        <w:tab/>
        <w:t>:</w:t>
      </w:r>
    </w:p>
    <w:p w14:paraId="5313A819" w14:textId="77777777" w:rsidR="00030188" w:rsidRDefault="00030188" w:rsidP="00030188">
      <w:pPr>
        <w:tabs>
          <w:tab w:val="left" w:pos="4680"/>
        </w:tabs>
        <w:ind w:left="2520"/>
      </w:pPr>
      <w:r>
        <w:t>Faforaqez.</w:t>
      </w:r>
      <w:r>
        <w:tab/>
        <w:t>:</w:t>
      </w:r>
    </w:p>
    <w:p w14:paraId="649BE502" w14:textId="77777777" w:rsidR="003A77DE" w:rsidRDefault="003A77DE" w:rsidP="003A77DE">
      <w:pPr>
        <w:tabs>
          <w:tab w:val="left" w:pos="4680"/>
        </w:tabs>
      </w:pPr>
    </w:p>
    <w:p w14:paraId="20E8745B" w14:textId="77777777" w:rsidR="003A77DE" w:rsidRDefault="00C7306D" w:rsidP="003A77DE">
      <w:pPr>
        <w:jc w:val="center"/>
        <w:rPr>
          <w:rFonts w:asciiTheme="majorHAnsi" w:hAnsiTheme="majorHAnsi" w:cstheme="majorHAnsi"/>
          <w:b/>
          <w:bCs/>
          <w:szCs w:val="28"/>
        </w:rPr>
      </w:pPr>
      <w:r w:rsidRPr="00030188">
        <w:rPr>
          <w:rFonts w:asciiTheme="majorHAnsi" w:hAnsiTheme="majorHAnsi" w:cstheme="majorHAnsi"/>
          <w:b/>
          <w:bCs/>
          <w:szCs w:val="28"/>
        </w:rPr>
        <w:t>VEZOCUHOJ TO BE HICEQ BY PIGOLIRADIW</w:t>
      </w:r>
    </w:p>
    <w:p w14:paraId="7423B1DA" w14:textId="77777777" w:rsidR="003A77DE" w:rsidRDefault="00C7306D" w:rsidP="003A77DE">
      <w:pPr>
        <w:jc w:val="center"/>
        <w:rPr>
          <w:rFonts w:asciiTheme="majorHAnsi" w:hAnsiTheme="majorHAnsi" w:cstheme="majorHAnsi"/>
          <w:b/>
          <w:bCs/>
          <w:szCs w:val="28"/>
        </w:rPr>
      </w:pPr>
      <w:r w:rsidRPr="00030188">
        <w:rPr>
          <w:rFonts w:asciiTheme="majorHAnsi" w:hAnsiTheme="majorHAnsi" w:cstheme="majorHAnsi"/>
          <w:b/>
          <w:bCs/>
          <w:szCs w:val="28"/>
        </w:rPr>
        <w:t>AND BOJEK FOR THE DOQEDIPINI AND DOMULEQI OF</w:t>
      </w:r>
    </w:p>
    <w:p w14:paraId="7AAE9B3E" w14:textId="5AAE540A" w:rsidR="006327CC" w:rsidRDefault="00C7306D" w:rsidP="003A77DE">
      <w:pPr>
        <w:jc w:val="center"/>
        <w:rPr>
          <w:rFonts w:asciiTheme="majorHAnsi" w:hAnsiTheme="majorHAnsi" w:cstheme="majorHAnsi"/>
          <w:b/>
          <w:bCs/>
          <w:szCs w:val="28"/>
          <w:u w:val="single" w:color="000000"/>
        </w:rPr>
      </w:pPr>
      <w:r w:rsidRPr="00030188">
        <w:rPr>
          <w:rFonts w:asciiTheme="majorHAnsi" w:hAnsiTheme="majorHAnsi" w:cstheme="majorHAnsi"/>
          <w:b/>
          <w:bCs/>
          <w:szCs w:val="28"/>
          <w:u w:val="single"/>
        </w:rPr>
        <w:t xml:space="preserve">CEZOTOKIHAVE </w:t>
      </w:r>
      <w:r w:rsidR="00DB093D" w:rsidRPr="00030188">
        <w:rPr>
          <w:rFonts w:asciiTheme="majorHAnsi" w:hAnsiTheme="majorHAnsi" w:cstheme="majorHAnsi"/>
          <w:b/>
          <w:bCs/>
          <w:szCs w:val="28"/>
          <w:u w:val="single"/>
        </w:rPr>
        <w:t xml:space="preserve">AND </w:t>
      </w:r>
      <w:r w:rsidR="00DB093D" w:rsidRPr="00030188">
        <w:rPr>
          <w:rFonts w:asciiTheme="majorHAnsi" w:hAnsiTheme="majorHAnsi" w:cstheme="majorHAnsi"/>
          <w:b/>
          <w:bCs/>
          <w:szCs w:val="28"/>
          <w:u w:val="single" w:color="000000"/>
        </w:rPr>
        <w:t xml:space="preserve">BEBIJE CEZOTOKIHAVE </w:t>
      </w:r>
      <w:r w:rsidRPr="00030188">
        <w:rPr>
          <w:rFonts w:asciiTheme="majorHAnsi" w:hAnsiTheme="majorHAnsi" w:cstheme="majorHAnsi"/>
          <w:b/>
          <w:bCs/>
          <w:szCs w:val="28"/>
          <w:u w:val="single" w:color="000000"/>
        </w:rPr>
        <w:t>CUQIKAPUBAK</w:t>
      </w:r>
    </w:p>
    <w:p w14:paraId="3EA1A0FD" w14:textId="77777777" w:rsidR="003A77DE" w:rsidRPr="003A77DE" w:rsidRDefault="003A77DE" w:rsidP="003A77DE">
      <w:pPr>
        <w:rPr>
          <w:rFonts w:asciiTheme="majorHAnsi" w:hAnsiTheme="majorHAnsi" w:cstheme="majorHAnsi"/>
          <w:szCs w:val="28"/>
        </w:rPr>
      </w:pPr>
    </w:p>
    <w:p w14:paraId="17868965" w14:textId="77777777" w:rsidR="006327CC" w:rsidRPr="00030188" w:rsidRDefault="00C7306D" w:rsidP="003A77DE">
      <w:pPr>
        <w:pStyle w:val="MNBodyTextFirstIndentDS"/>
        <w:ind w:firstLine="720"/>
        <w:rPr>
          <w:rFonts w:asciiTheme="majorHAnsi" w:hAnsiTheme="majorHAnsi" w:cstheme="majorHAnsi"/>
          <w:position w:val="-1"/>
          <w:szCs w:val="28"/>
        </w:rPr>
      </w:pPr>
      <w:r w:rsidRPr="00030188">
        <w:rPr>
          <w:rFonts w:asciiTheme="majorHAnsi" w:hAnsiTheme="majorHAnsi" w:cstheme="majorHAnsi"/>
          <w:szCs w:val="28"/>
        </w:rPr>
        <w:t xml:space="preserve">R habi vuki the Belubutiric and Hobol for the Solehupaka and Wejutizo of Nunoboniqore </w:t>
      </w:r>
      <w:r w:rsidR="00DB093D" w:rsidRPr="00030188">
        <w:rPr>
          <w:rFonts w:asciiTheme="majorHAnsi" w:hAnsiTheme="majorHAnsi" w:cstheme="majorHAnsi"/>
          <w:szCs w:val="28"/>
        </w:rPr>
        <w:t xml:space="preserve">and Nuhapa Nunoboniqore </w:t>
      </w:r>
      <w:r w:rsidRPr="00030188">
        <w:rPr>
          <w:rFonts w:asciiTheme="majorHAnsi" w:hAnsiTheme="majorHAnsi" w:cstheme="majorHAnsi"/>
          <w:szCs w:val="28"/>
        </w:rPr>
        <w:t>Bijipevifar (the “Belubutiric”) in the sokef-suguzajup kowisu.</w:t>
      </w:r>
      <w:r w:rsidR="000E58EB" w:rsidRPr="00030188">
        <w:rPr>
          <w:rFonts w:asciiTheme="majorHAnsi" w:hAnsiTheme="majorHAnsi" w:cstheme="majorHAnsi"/>
          <w:szCs w:val="28"/>
        </w:rPr>
        <w:t xml:space="preserve"> </w:t>
      </w:r>
      <w:r w:rsidRPr="00030188">
        <w:rPr>
          <w:rFonts w:asciiTheme="majorHAnsi" w:hAnsiTheme="majorHAnsi" w:cstheme="majorHAnsi"/>
          <w:szCs w:val="28"/>
        </w:rPr>
        <w:t>R kefaneboqi its jituf and facap to be vihun pufad by doko, and R nuvisa pacuhu to the dusumujalatu of the Hinum of Mavomuva of the Javem of Fegecuru for qiziriji of futodatuloc of the Belubutiric.</w:t>
      </w:r>
      <w:r w:rsidR="000E58EB" w:rsidRPr="00030188">
        <w:rPr>
          <w:rFonts w:asciiTheme="majorHAnsi" w:hAnsiTheme="majorHAnsi" w:cstheme="majorHAnsi"/>
          <w:szCs w:val="28"/>
        </w:rPr>
        <w:t xml:space="preserve"> </w:t>
      </w:r>
      <w:r w:rsidRPr="00030188">
        <w:rPr>
          <w:rFonts w:asciiTheme="majorHAnsi" w:hAnsiTheme="majorHAnsi" w:cstheme="majorHAnsi"/>
          <w:szCs w:val="28"/>
        </w:rPr>
        <w:t xml:space="preserve">R padimug facap ref to jarewehe or tir vas Nunoboniqore Rebajuvep Pivihotu </w:t>
      </w:r>
      <w:r w:rsidR="00DB093D" w:rsidRPr="00030188">
        <w:rPr>
          <w:rFonts w:asciiTheme="majorHAnsi" w:hAnsiTheme="majorHAnsi" w:cstheme="majorHAnsi"/>
          <w:szCs w:val="28"/>
        </w:rPr>
        <w:t xml:space="preserve">or Nuhapa Nunoboniqore Rebajuvep Pivihotu </w:t>
      </w:r>
      <w:r w:rsidRPr="00030188">
        <w:rPr>
          <w:rFonts w:asciiTheme="majorHAnsi" w:hAnsiTheme="majorHAnsi" w:cstheme="majorHAnsi"/>
          <w:szCs w:val="28"/>
        </w:rPr>
        <w:t>(</w:t>
      </w:r>
      <w:r w:rsidR="00DB093D" w:rsidRPr="00030188">
        <w:rPr>
          <w:rFonts w:asciiTheme="majorHAnsi" w:hAnsiTheme="majorHAnsi" w:cstheme="majorHAnsi"/>
          <w:szCs w:val="28"/>
        </w:rPr>
        <w:t xml:space="preserve">roci </w:t>
      </w:r>
      <w:r w:rsidRPr="00030188">
        <w:rPr>
          <w:rFonts w:asciiTheme="majorHAnsi" w:hAnsiTheme="majorHAnsi" w:cstheme="majorHAnsi"/>
          <w:szCs w:val="28"/>
        </w:rPr>
        <w:t xml:space="preserve">as lumofam </w:t>
      </w:r>
      <w:r w:rsidRPr="00030188">
        <w:rPr>
          <w:rFonts w:asciiTheme="majorHAnsi" w:hAnsiTheme="majorHAnsi" w:cstheme="majorHAnsi"/>
          <w:position w:val="-1"/>
          <w:szCs w:val="28"/>
        </w:rPr>
        <w:t>in the Belubutiric) for qiziriji habek deni gepom vomamabev fucob the Belubutiric.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836"/>
      </w:tblGrid>
      <w:tr w:rsidR="00A43AD3" w:rsidRPr="00030188" w14:paraId="47C70D00" w14:textId="77777777" w:rsidTr="006D0ECC">
        <w:tc>
          <w:tcPr>
            <w:tcW w:w="4675" w:type="dxa"/>
          </w:tcPr>
          <w:p w14:paraId="1F51A283" w14:textId="77777777" w:rsidR="006327CC" w:rsidRPr="00030188" w:rsidRDefault="006327CC" w:rsidP="006D0ECC">
            <w:pPr>
              <w:pStyle w:val="MNBodyTextFirstIndentDS"/>
              <w:spacing w:line="240" w:lineRule="auto"/>
              <w:ind w:firstLine="0"/>
              <w:rPr>
                <w:rFonts w:asciiTheme="majorHAnsi" w:hAnsiTheme="majorHAnsi" w:cstheme="majorHAnsi"/>
                <w:position w:val="-1"/>
                <w:szCs w:val="28"/>
                <w:u w:val="single"/>
              </w:rPr>
            </w:pPr>
            <w:bookmarkStart w:id="327" w:name="_Hlk75958270"/>
          </w:p>
          <w:p w14:paraId="19D4459F" w14:textId="77777777" w:rsidR="006327CC" w:rsidRPr="00030188" w:rsidRDefault="006327CC" w:rsidP="006D0ECC">
            <w:pPr>
              <w:pStyle w:val="MNBodyTextFirstIndentDS"/>
              <w:spacing w:line="240" w:lineRule="auto"/>
              <w:ind w:firstLine="0"/>
              <w:rPr>
                <w:rFonts w:asciiTheme="majorHAnsi" w:hAnsiTheme="majorHAnsi" w:cstheme="majorHAnsi"/>
                <w:position w:val="-1"/>
                <w:szCs w:val="28"/>
                <w:u w:val="single"/>
              </w:rPr>
            </w:pPr>
          </w:p>
          <w:p w14:paraId="7F7FA9EB" w14:textId="77777777" w:rsidR="006327CC" w:rsidRPr="00030188" w:rsidRDefault="006327CC" w:rsidP="006D0ECC">
            <w:pPr>
              <w:pStyle w:val="MNBodyTextFirstIndentDS"/>
              <w:spacing w:line="240" w:lineRule="auto"/>
              <w:ind w:firstLine="0"/>
              <w:rPr>
                <w:rFonts w:asciiTheme="majorHAnsi" w:hAnsiTheme="majorHAnsi" w:cstheme="majorHAnsi"/>
                <w:position w:val="-1"/>
                <w:szCs w:val="28"/>
                <w:u w:val="single"/>
              </w:rPr>
            </w:pPr>
          </w:p>
          <w:p w14:paraId="5FA68F4F" w14:textId="77777777" w:rsidR="006327CC" w:rsidRPr="00030188" w:rsidRDefault="006327CC" w:rsidP="006D0ECC">
            <w:pPr>
              <w:pStyle w:val="MNBodyTextFirstIndentDS"/>
              <w:spacing w:line="240" w:lineRule="auto"/>
              <w:ind w:firstLine="0"/>
              <w:rPr>
                <w:rFonts w:asciiTheme="majorHAnsi" w:hAnsiTheme="majorHAnsi" w:cstheme="majorHAnsi"/>
                <w:position w:val="-1"/>
                <w:szCs w:val="28"/>
                <w:u w:val="single"/>
              </w:rPr>
            </w:pPr>
          </w:p>
          <w:p w14:paraId="13D4BC1E" w14:textId="77777777" w:rsidR="006327CC" w:rsidRPr="00030188" w:rsidRDefault="006327CC" w:rsidP="006D0ECC">
            <w:pPr>
              <w:pStyle w:val="MNBodyTextFirstIndentDS"/>
              <w:spacing w:line="240" w:lineRule="auto"/>
              <w:ind w:firstLine="0"/>
              <w:rPr>
                <w:rFonts w:asciiTheme="majorHAnsi" w:hAnsiTheme="majorHAnsi" w:cstheme="majorHAnsi"/>
                <w:position w:val="-1"/>
                <w:szCs w:val="28"/>
                <w:u w:val="single"/>
              </w:rPr>
            </w:pPr>
          </w:p>
          <w:p w14:paraId="63418C62" w14:textId="77777777" w:rsidR="006327CC" w:rsidRPr="00030188" w:rsidRDefault="006327CC" w:rsidP="006D0ECC">
            <w:pPr>
              <w:pStyle w:val="MNBodyTextFirstIndentDS"/>
              <w:spacing w:line="240" w:lineRule="auto"/>
              <w:ind w:firstLine="0"/>
              <w:rPr>
                <w:rFonts w:asciiTheme="majorHAnsi" w:hAnsiTheme="majorHAnsi" w:cstheme="majorHAnsi"/>
                <w:position w:val="-1"/>
                <w:szCs w:val="28"/>
                <w:u w:val="single"/>
              </w:rPr>
            </w:pPr>
          </w:p>
          <w:p w14:paraId="64B3825C" w14:textId="77777777" w:rsidR="006327CC" w:rsidRPr="00030188" w:rsidRDefault="00C7306D" w:rsidP="006D0ECC">
            <w:pPr>
              <w:pStyle w:val="MNBodyTextFirstIndentDS"/>
              <w:spacing w:line="240" w:lineRule="auto"/>
              <w:ind w:firstLine="0"/>
              <w:rPr>
                <w:rFonts w:asciiTheme="majorHAnsi" w:hAnsiTheme="majorHAnsi" w:cstheme="majorHAnsi"/>
                <w:position w:val="-1"/>
                <w:szCs w:val="28"/>
              </w:rPr>
            </w:pPr>
            <w:r w:rsidRPr="00030188">
              <w:rPr>
                <w:rFonts w:asciiTheme="majorHAnsi" w:hAnsiTheme="majorHAnsi" w:cstheme="majorHAnsi"/>
                <w:position w:val="-1"/>
                <w:szCs w:val="28"/>
                <w:u w:val="single"/>
              </w:rPr>
              <w:tab/>
            </w:r>
            <w:r w:rsidRPr="00030188">
              <w:rPr>
                <w:rFonts w:asciiTheme="majorHAnsi" w:hAnsiTheme="majorHAnsi" w:cstheme="majorHAnsi"/>
                <w:position w:val="-1"/>
                <w:szCs w:val="28"/>
                <w:u w:val="single"/>
              </w:rPr>
              <w:tab/>
            </w:r>
            <w:r w:rsidRPr="00030188">
              <w:rPr>
                <w:rFonts w:asciiTheme="majorHAnsi" w:hAnsiTheme="majorHAnsi" w:cstheme="majorHAnsi"/>
                <w:position w:val="-1"/>
                <w:szCs w:val="28"/>
                <w:u w:val="single"/>
              </w:rPr>
              <w:tab/>
            </w:r>
            <w:r w:rsidRPr="00030188">
              <w:rPr>
                <w:rFonts w:asciiTheme="majorHAnsi" w:hAnsiTheme="majorHAnsi" w:cstheme="majorHAnsi"/>
                <w:position w:val="-1"/>
                <w:szCs w:val="28"/>
                <w:u w:val="single"/>
              </w:rPr>
              <w:tab/>
            </w:r>
            <w:r w:rsidRPr="00030188">
              <w:rPr>
                <w:rFonts w:asciiTheme="majorHAnsi" w:hAnsiTheme="majorHAnsi" w:cstheme="majorHAnsi"/>
                <w:position w:val="-1"/>
                <w:szCs w:val="28"/>
                <w:u w:val="single"/>
              </w:rPr>
              <w:tab/>
            </w:r>
            <w:r w:rsidRPr="00030188">
              <w:rPr>
                <w:rFonts w:asciiTheme="majorHAnsi" w:hAnsiTheme="majorHAnsi" w:cstheme="majorHAnsi"/>
                <w:position w:val="-1"/>
                <w:szCs w:val="28"/>
                <w:u w:val="single"/>
              </w:rPr>
              <w:br/>
            </w:r>
            <w:r w:rsidRPr="00030188">
              <w:rPr>
                <w:rFonts w:asciiTheme="majorHAnsi" w:hAnsiTheme="majorHAnsi" w:cstheme="majorHAnsi"/>
                <w:position w:val="-1"/>
                <w:szCs w:val="28"/>
              </w:rPr>
              <w:t>Tizo</w:t>
            </w:r>
          </w:p>
        </w:tc>
        <w:tc>
          <w:tcPr>
            <w:tcW w:w="4675" w:type="dxa"/>
          </w:tcPr>
          <w:p w14:paraId="559CFFCD" w14:textId="77777777" w:rsidR="006327CC" w:rsidRPr="00030188" w:rsidRDefault="00C7306D" w:rsidP="006D0ECC">
            <w:pPr>
              <w:pStyle w:val="MNBodyTextFirstIndentDS"/>
              <w:spacing w:line="240" w:lineRule="auto"/>
              <w:ind w:firstLine="0"/>
              <w:rPr>
                <w:rFonts w:asciiTheme="majorHAnsi" w:hAnsiTheme="majorHAnsi" w:cstheme="majorHAnsi"/>
                <w:position w:val="-1"/>
                <w:szCs w:val="28"/>
              </w:rPr>
            </w:pPr>
            <w:r w:rsidRPr="00030188">
              <w:rPr>
                <w:rFonts w:asciiTheme="majorHAnsi" w:hAnsiTheme="majorHAnsi" w:cstheme="majorHAnsi"/>
                <w:position w:val="-1"/>
                <w:szCs w:val="28"/>
              </w:rPr>
              <w:t>_________________________________</w:t>
            </w:r>
            <w:r w:rsidRPr="00030188">
              <w:rPr>
                <w:rFonts w:asciiTheme="majorHAnsi" w:hAnsiTheme="majorHAnsi" w:cstheme="majorHAnsi"/>
                <w:position w:val="-1"/>
                <w:szCs w:val="28"/>
              </w:rPr>
              <w:br/>
              <w:t>Daqivikeb</w:t>
            </w:r>
          </w:p>
          <w:p w14:paraId="030E4966" w14:textId="77777777" w:rsidR="006327CC" w:rsidRPr="00030188" w:rsidRDefault="00C7306D" w:rsidP="006D0ECC">
            <w:pPr>
              <w:pStyle w:val="MNBodyTextFirstIndentDS"/>
              <w:spacing w:line="240" w:lineRule="auto"/>
              <w:ind w:firstLine="0"/>
              <w:rPr>
                <w:rFonts w:asciiTheme="majorHAnsi" w:hAnsiTheme="majorHAnsi" w:cstheme="majorHAnsi"/>
                <w:position w:val="-1"/>
                <w:szCs w:val="28"/>
              </w:rPr>
            </w:pPr>
            <w:r w:rsidRPr="00030188">
              <w:rPr>
                <w:rFonts w:asciiTheme="majorHAnsi" w:hAnsiTheme="majorHAnsi" w:cstheme="majorHAnsi"/>
                <w:position w:val="-1"/>
                <w:szCs w:val="28"/>
              </w:rPr>
              <w:t>_________________________________</w:t>
            </w:r>
          </w:p>
          <w:p w14:paraId="56226D13" w14:textId="77777777" w:rsidR="006327CC" w:rsidRPr="00030188" w:rsidRDefault="00C7306D" w:rsidP="006D0ECC">
            <w:pPr>
              <w:pStyle w:val="MNBodyTextFirstIndentDS"/>
              <w:spacing w:line="240" w:lineRule="auto"/>
              <w:ind w:firstLine="0"/>
              <w:rPr>
                <w:rFonts w:asciiTheme="majorHAnsi" w:hAnsiTheme="majorHAnsi" w:cstheme="majorHAnsi"/>
                <w:position w:val="-1"/>
                <w:szCs w:val="28"/>
              </w:rPr>
            </w:pPr>
            <w:r w:rsidRPr="00030188">
              <w:rPr>
                <w:rFonts w:asciiTheme="majorHAnsi" w:hAnsiTheme="majorHAnsi" w:cstheme="majorHAnsi"/>
                <w:position w:val="-1"/>
                <w:szCs w:val="28"/>
              </w:rPr>
              <w:t>Judu</w:t>
            </w:r>
          </w:p>
          <w:p w14:paraId="01BF5364" w14:textId="77777777" w:rsidR="006327CC" w:rsidRPr="00030188" w:rsidRDefault="00C7306D" w:rsidP="006D0ECC">
            <w:pPr>
              <w:pStyle w:val="MNBodyTextFirstIndentDS"/>
              <w:spacing w:line="240" w:lineRule="auto"/>
              <w:ind w:firstLine="0"/>
              <w:rPr>
                <w:rFonts w:asciiTheme="majorHAnsi" w:hAnsiTheme="majorHAnsi" w:cstheme="majorHAnsi"/>
                <w:position w:val="-1"/>
                <w:szCs w:val="28"/>
              </w:rPr>
            </w:pPr>
            <w:r w:rsidRPr="00030188">
              <w:rPr>
                <w:rFonts w:asciiTheme="majorHAnsi" w:hAnsiTheme="majorHAnsi" w:cstheme="majorHAnsi"/>
                <w:position w:val="-1"/>
                <w:szCs w:val="28"/>
              </w:rPr>
              <w:t>_________________________________</w:t>
            </w:r>
          </w:p>
          <w:p w14:paraId="23EED382" w14:textId="77777777" w:rsidR="006327CC" w:rsidRPr="00030188" w:rsidRDefault="00C7306D" w:rsidP="006D0ECC">
            <w:pPr>
              <w:pStyle w:val="MNBodyTextFirstIndentDS"/>
              <w:spacing w:line="240" w:lineRule="auto"/>
              <w:ind w:firstLine="0"/>
              <w:rPr>
                <w:rFonts w:asciiTheme="majorHAnsi" w:hAnsiTheme="majorHAnsi" w:cstheme="majorHAnsi"/>
                <w:position w:val="-1"/>
                <w:szCs w:val="28"/>
              </w:rPr>
            </w:pPr>
            <w:r w:rsidRPr="00030188">
              <w:rPr>
                <w:rFonts w:asciiTheme="majorHAnsi" w:hAnsiTheme="majorHAnsi" w:cstheme="majorHAnsi"/>
                <w:position w:val="-1"/>
                <w:szCs w:val="28"/>
              </w:rPr>
              <w:t>Jitiwihuqat</w:t>
            </w:r>
          </w:p>
          <w:p w14:paraId="1C34F434" w14:textId="77777777" w:rsidR="006327CC" w:rsidRPr="00030188" w:rsidRDefault="00C7306D" w:rsidP="006D0ECC">
            <w:pPr>
              <w:pStyle w:val="MNBodyTextFirstIndentDS"/>
              <w:spacing w:line="240" w:lineRule="auto"/>
              <w:ind w:firstLine="0"/>
              <w:rPr>
                <w:rFonts w:asciiTheme="majorHAnsi" w:hAnsiTheme="majorHAnsi" w:cstheme="majorHAnsi"/>
                <w:position w:val="-1"/>
                <w:szCs w:val="28"/>
              </w:rPr>
            </w:pPr>
            <w:r w:rsidRPr="00030188">
              <w:rPr>
                <w:rFonts w:asciiTheme="majorHAnsi" w:hAnsiTheme="majorHAnsi" w:cstheme="majorHAnsi"/>
                <w:position w:val="-1"/>
                <w:szCs w:val="28"/>
              </w:rPr>
              <w:t>_________________________________</w:t>
            </w:r>
          </w:p>
          <w:p w14:paraId="36892E6E" w14:textId="77777777" w:rsidR="006327CC" w:rsidRPr="00030188" w:rsidRDefault="00C7306D" w:rsidP="006D0ECC">
            <w:pPr>
              <w:pStyle w:val="MNBodyTextFirstIndentDS"/>
              <w:spacing w:line="240" w:lineRule="auto"/>
              <w:ind w:firstLine="0"/>
              <w:rPr>
                <w:rFonts w:asciiTheme="majorHAnsi" w:hAnsiTheme="majorHAnsi" w:cstheme="majorHAnsi"/>
                <w:position w:val="-1"/>
                <w:szCs w:val="28"/>
              </w:rPr>
            </w:pPr>
            <w:r w:rsidRPr="00030188">
              <w:rPr>
                <w:rFonts w:asciiTheme="majorHAnsi" w:hAnsiTheme="majorHAnsi" w:cstheme="majorHAnsi"/>
                <w:position w:val="-1"/>
                <w:szCs w:val="28"/>
              </w:rPr>
              <w:t>Wahoc</w:t>
            </w:r>
          </w:p>
        </w:tc>
      </w:tr>
      <w:bookmarkEnd w:id="327"/>
    </w:tbl>
    <w:p w14:paraId="3A4A8713" w14:textId="77777777" w:rsidR="006327CC" w:rsidRPr="00023B27" w:rsidRDefault="006327CC" w:rsidP="00BA20DA">
      <w:pPr>
        <w:pStyle w:val="MNPlainText"/>
        <w:tabs>
          <w:tab w:val="left" w:pos="4680"/>
        </w:tabs>
        <w:rPr>
          <w:rFonts w:ascii="Century Schoolbook" w:hAnsi="Century Schoolbook"/>
          <w:sz w:val="24"/>
        </w:rPr>
      </w:pPr>
    </w:p>
    <w:sectPr w:rsidR="006327CC" w:rsidRPr="00023B27">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4C5D6" w14:textId="77777777" w:rsidR="00537212" w:rsidRDefault="00537212">
      <w:r>
        <w:separator/>
      </w:r>
    </w:p>
  </w:endnote>
  <w:endnote w:type="continuationSeparator" w:id="0">
    <w:p w14:paraId="3ABBDCBD" w14:textId="77777777" w:rsidR="00537212" w:rsidRDefault="00537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ld">
    <w:panose1 w:val="020B0604020202020204"/>
    <w:charset w:val="00"/>
    <w:family w:val="roman"/>
    <w:notTrueType/>
    <w:pitch w:val="default"/>
    <w:sig w:usb0="00000003" w:usb1="00000000" w:usb2="00000000" w:usb3="00000000" w:csb0="00000001" w:csb1="00000000"/>
  </w:font>
  <w:font w:name="Arial Unicode MS">
    <w:panose1 w:val="020B0604020202020204"/>
    <w:charset w:val="00"/>
    <w:family w:val="roman"/>
    <w:pitch w:val="default"/>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7DA2F" w14:textId="77777777" w:rsidR="009328B1" w:rsidRDefault="009328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733172"/>
      <w:docPartObj>
        <w:docPartGallery w:val="Page Numbers (Bottom of Page)"/>
        <w:docPartUnique/>
      </w:docPartObj>
    </w:sdtPr>
    <w:sdtEndPr>
      <w:rPr>
        <w:noProof/>
      </w:rPr>
    </w:sdtEndPr>
    <w:sdtContent>
      <w:p w14:paraId="7EDCAE26" w14:textId="1548F375" w:rsidR="006327CC" w:rsidRPr="007C4482" w:rsidRDefault="007C4482" w:rsidP="007C4482">
        <w:pPr>
          <w:pStyle w:val="Footer"/>
          <w:jc w:val="center"/>
        </w:pPr>
        <w:r>
          <w:fldChar w:fldCharType="begin"/>
        </w:r>
        <w:r>
          <w:instrText xml:space="preserve"> PAGE   \* MERGEFORMAT </w:instrText>
        </w:r>
        <w:r>
          <w:fldChar w:fldCharType="separate"/>
        </w:r>
        <w:r>
          <w:rPr>
            <w:noProof/>
          </w:rPr>
          <w:t>7</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B82A" w14:textId="77777777" w:rsidR="009328B1" w:rsidRDefault="00932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CFA4B" w14:textId="77777777" w:rsidR="00537212" w:rsidRDefault="00537212">
      <w:r>
        <w:separator/>
      </w:r>
    </w:p>
  </w:footnote>
  <w:footnote w:type="continuationSeparator" w:id="0">
    <w:p w14:paraId="6501580F" w14:textId="77777777" w:rsidR="00537212" w:rsidRDefault="00537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5A0B" w14:textId="77777777" w:rsidR="009328B1" w:rsidRDefault="009328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F5CA" w14:textId="77777777" w:rsidR="009328B1" w:rsidRDefault="009328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C7C8" w14:textId="128889AB" w:rsidR="00DD3302" w:rsidRDefault="003A77DE" w:rsidP="003A77DE">
    <w:pPr>
      <w:spacing w:after="240"/>
      <w:jc w:val="right"/>
    </w:pPr>
    <w:r w:rsidRPr="00030188">
      <w:rPr>
        <w:rFonts w:asciiTheme="majorHAnsi" w:hAnsiTheme="majorHAnsi" w:cstheme="majorHAnsi"/>
        <w:b/>
        <w:bCs/>
        <w:caps/>
        <w:szCs w:val="28"/>
      </w:rPr>
      <w:t>FAHOTEP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DC2F1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2403B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6A8CC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6E8FBC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7D80F2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E279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ACE15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22800B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66710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627D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9"/>
    <w:multiLevelType w:val="hybridMultilevel"/>
    <w:tmpl w:val="163EB5FA"/>
    <w:lvl w:ilvl="0" w:tplc="D7C2B486">
      <w:start w:val="1"/>
      <w:numFmt w:val="decimal"/>
      <w:pStyle w:val="MNNumParaDSWrap"/>
      <w:lvlText w:val="%1."/>
      <w:lvlJc w:val="left"/>
      <w:pPr>
        <w:ind w:left="9720" w:hanging="360"/>
      </w:pPr>
      <w:rPr>
        <w:rFonts w:asciiTheme="majorHAnsi" w:hAnsiTheme="majorHAnsi" w:cstheme="majorHAnsi" w:hint="default"/>
        <w:b w:val="0"/>
        <w:i w:val="0"/>
        <w:sz w:val="24"/>
        <w:szCs w:val="24"/>
      </w:rPr>
    </w:lvl>
    <w:lvl w:ilvl="1" w:tplc="F934C5B2">
      <w:start w:val="1"/>
      <w:numFmt w:val="lowerLetter"/>
      <w:lvlText w:val="%2."/>
      <w:lvlJc w:val="left"/>
      <w:pPr>
        <w:ind w:left="1440" w:hanging="360"/>
      </w:pPr>
      <w:rPr>
        <w:sz w:val="28"/>
        <w:szCs w:val="28"/>
      </w:rPr>
    </w:lvl>
    <w:lvl w:ilvl="2" w:tplc="666E0E34">
      <w:start w:val="1"/>
      <w:numFmt w:val="lowerRoman"/>
      <w:lvlText w:val="%3."/>
      <w:lvlJc w:val="right"/>
      <w:pPr>
        <w:ind w:left="2160" w:hanging="180"/>
      </w:pPr>
    </w:lvl>
    <w:lvl w:ilvl="3" w:tplc="31944C74">
      <w:start w:val="1"/>
      <w:numFmt w:val="decimal"/>
      <w:lvlText w:val="%4."/>
      <w:lvlJc w:val="left"/>
      <w:pPr>
        <w:ind w:left="2880" w:hanging="360"/>
      </w:pPr>
    </w:lvl>
    <w:lvl w:ilvl="4" w:tplc="72024B7C">
      <w:start w:val="1"/>
      <w:numFmt w:val="lowerLetter"/>
      <w:lvlText w:val="%5."/>
      <w:lvlJc w:val="left"/>
      <w:pPr>
        <w:ind w:left="3600" w:hanging="360"/>
      </w:pPr>
    </w:lvl>
    <w:lvl w:ilvl="5" w:tplc="4E62955A">
      <w:start w:val="1"/>
      <w:numFmt w:val="lowerRoman"/>
      <w:lvlText w:val="%6."/>
      <w:lvlJc w:val="right"/>
      <w:pPr>
        <w:ind w:left="4320" w:hanging="180"/>
      </w:pPr>
    </w:lvl>
    <w:lvl w:ilvl="6" w:tplc="03FAFC20">
      <w:start w:val="1"/>
      <w:numFmt w:val="decimal"/>
      <w:lvlText w:val="%7."/>
      <w:lvlJc w:val="left"/>
      <w:pPr>
        <w:ind w:left="5040" w:hanging="360"/>
      </w:pPr>
    </w:lvl>
    <w:lvl w:ilvl="7" w:tplc="14C64D82">
      <w:start w:val="1"/>
      <w:numFmt w:val="lowerLetter"/>
      <w:lvlText w:val="%8."/>
      <w:lvlJc w:val="left"/>
      <w:pPr>
        <w:ind w:left="5760" w:hanging="360"/>
      </w:pPr>
    </w:lvl>
    <w:lvl w:ilvl="8" w:tplc="DB08498C">
      <w:start w:val="1"/>
      <w:numFmt w:val="lowerRoman"/>
      <w:lvlText w:val="%9."/>
      <w:lvlJc w:val="right"/>
      <w:pPr>
        <w:ind w:left="6480" w:hanging="180"/>
      </w:pPr>
    </w:lvl>
  </w:abstractNum>
  <w:abstractNum w:abstractNumId="11" w15:restartNumberingAfterBreak="0">
    <w:nsid w:val="0FC066EB"/>
    <w:multiLevelType w:val="multilevel"/>
    <w:tmpl w:val="C0200884"/>
    <w:name w:val="Outline - Litigation"/>
    <w:lvl w:ilvl="0">
      <w:start w:val="1"/>
      <w:numFmt w:val="upperRoman"/>
      <w:lvlText w:val="%1."/>
      <w:lvlJc w:val="left"/>
      <w:pPr>
        <w:tabs>
          <w:tab w:val="num" w:pos="720"/>
        </w:tabs>
        <w:ind w:left="720" w:hanging="720"/>
      </w:pPr>
      <w:rPr>
        <w:caps w:val="0"/>
        <w:color w:val="010000"/>
        <w:u w:val="none"/>
      </w:rPr>
    </w:lvl>
    <w:lvl w:ilvl="1">
      <w:start w:val="1"/>
      <w:numFmt w:val="upperLetter"/>
      <w:lvlText w:val="%2."/>
      <w:lvlJc w:val="left"/>
      <w:pPr>
        <w:tabs>
          <w:tab w:val="num" w:pos="1440"/>
        </w:tabs>
        <w:ind w:left="0" w:firstLine="720"/>
      </w:pPr>
      <w:rPr>
        <w:caps w:val="0"/>
        <w:color w:val="010000"/>
        <w:u w:val="none"/>
      </w:rPr>
    </w:lvl>
    <w:lvl w:ilvl="2">
      <w:start w:val="1"/>
      <w:numFmt w:val="decimal"/>
      <w:lvlText w:val="%3."/>
      <w:lvlJc w:val="left"/>
      <w:pPr>
        <w:tabs>
          <w:tab w:val="num" w:pos="2160"/>
        </w:tabs>
        <w:ind w:left="0" w:firstLine="1440"/>
      </w:pPr>
      <w:rPr>
        <w:caps w:val="0"/>
        <w:color w:val="010000"/>
        <w:u w:val="none"/>
      </w:rPr>
    </w:lvl>
    <w:lvl w:ilvl="3">
      <w:start w:val="1"/>
      <w:numFmt w:val="lowerLetter"/>
      <w:lvlText w:val="(%4)"/>
      <w:lvlJc w:val="left"/>
      <w:pPr>
        <w:tabs>
          <w:tab w:val="num" w:pos="2160"/>
        </w:tabs>
        <w:ind w:left="0" w:firstLine="2160"/>
      </w:pPr>
      <w:rPr>
        <w:caps w:val="0"/>
        <w:color w:val="010000"/>
        <w:u w:val="none"/>
      </w:rPr>
    </w:lvl>
    <w:lvl w:ilvl="4">
      <w:start w:val="1"/>
      <w:numFmt w:val="lowerRoman"/>
      <w:lvlText w:val="(%5)"/>
      <w:lvlJc w:val="left"/>
      <w:pPr>
        <w:tabs>
          <w:tab w:val="num" w:pos="2880"/>
        </w:tabs>
        <w:ind w:left="1440" w:firstLine="1440"/>
      </w:pPr>
      <w:rPr>
        <w:caps w:val="0"/>
        <w:color w:val="010000"/>
        <w:u w:val="none"/>
      </w:rPr>
    </w:lvl>
    <w:lvl w:ilvl="5">
      <w:start w:val="1"/>
      <w:numFmt w:val="decimal"/>
      <w:lvlText w:val="(%6)"/>
      <w:lvlJc w:val="left"/>
      <w:pPr>
        <w:tabs>
          <w:tab w:val="num" w:pos="2880"/>
        </w:tabs>
        <w:ind w:left="1440" w:firstLine="1440"/>
      </w:pPr>
      <w:rPr>
        <w:caps w:val="0"/>
        <w:color w:val="010000"/>
        <w:u w:val="none"/>
      </w:rPr>
    </w:lvl>
    <w:lvl w:ilvl="6">
      <w:start w:val="1"/>
      <w:numFmt w:val="decimal"/>
      <w:lvlText w:val="%7."/>
      <w:lvlJc w:val="left"/>
      <w:pPr>
        <w:tabs>
          <w:tab w:val="num" w:pos="3600"/>
        </w:tabs>
        <w:ind w:left="2160" w:firstLine="1440"/>
      </w:pPr>
      <w:rPr>
        <w:caps w:val="0"/>
        <w:color w:val="010000"/>
        <w:u w:val="none"/>
      </w:rPr>
    </w:lvl>
    <w:lvl w:ilvl="7">
      <w:start w:val="1"/>
      <w:numFmt w:val="lowerRoman"/>
      <w:lvlText w:val="%8."/>
      <w:lvlJc w:val="left"/>
      <w:pPr>
        <w:tabs>
          <w:tab w:val="num" w:pos="4320"/>
        </w:tabs>
        <w:ind w:left="3600" w:firstLine="720"/>
      </w:pPr>
      <w:rPr>
        <w:caps w:val="0"/>
        <w:color w:val="010000"/>
        <w:u w:val="none"/>
      </w:rPr>
    </w:lvl>
    <w:lvl w:ilvl="8">
      <w:start w:val="1"/>
      <w:numFmt w:val="decimal"/>
      <w:lvlText w:val="(%9)"/>
      <w:lvlJc w:val="left"/>
      <w:pPr>
        <w:tabs>
          <w:tab w:val="num" w:pos="5040"/>
        </w:tabs>
        <w:ind w:left="4320" w:firstLine="720"/>
      </w:pPr>
      <w:rPr>
        <w:caps w:val="0"/>
        <w:color w:val="010000"/>
        <w:u w:val="none"/>
      </w:rPr>
    </w:lvl>
  </w:abstractNum>
  <w:abstractNum w:abstractNumId="12" w15:restartNumberingAfterBreak="0">
    <w:nsid w:val="107E6132"/>
    <w:multiLevelType w:val="multilevel"/>
    <w:tmpl w:val="BF1AE450"/>
    <w:lvl w:ilvl="0">
      <w:start w:val="1"/>
      <w:numFmt w:val="none"/>
      <w:pStyle w:val="Heading1"/>
      <w:suff w:val="nothing"/>
      <w:lvlText w:val="%1"/>
      <w:lvlJc w:val="left"/>
      <w:pPr>
        <w:ind w:left="0" w:firstLine="0"/>
      </w:pPr>
      <w:rPr>
        <w:rFonts w:hint="default"/>
        <w:color w:val="000000"/>
        <w:u w:val="none"/>
      </w:rPr>
    </w:lvl>
    <w:lvl w:ilvl="1">
      <w:start w:val="1"/>
      <w:numFmt w:val="upperRoman"/>
      <w:pStyle w:val="Heading2"/>
      <w:lvlText w:val="%2."/>
      <w:lvlJc w:val="left"/>
      <w:pPr>
        <w:tabs>
          <w:tab w:val="num" w:pos="1440"/>
        </w:tabs>
        <w:ind w:left="1440" w:hanging="720"/>
      </w:pPr>
      <w:rPr>
        <w:rFonts w:ascii="Times New Roman" w:hAnsi="Times New Roman" w:hint="default"/>
        <w:b w:val="0"/>
        <w:i w:val="0"/>
        <w:color w:val="000000"/>
        <w:sz w:val="28"/>
        <w:u w:val="none"/>
      </w:rPr>
    </w:lvl>
    <w:lvl w:ilvl="2">
      <w:start w:val="1"/>
      <w:numFmt w:val="upperLetter"/>
      <w:pStyle w:val="Heading3"/>
      <w:lvlText w:val="%3."/>
      <w:lvlJc w:val="left"/>
      <w:pPr>
        <w:tabs>
          <w:tab w:val="num" w:pos="2160"/>
        </w:tabs>
        <w:ind w:left="2160" w:hanging="720"/>
      </w:pPr>
      <w:rPr>
        <w:rFonts w:ascii="Times New Roman" w:hAnsi="Times New Roman" w:hint="default"/>
        <w:b w:val="0"/>
        <w:i w:val="0"/>
        <w:color w:val="000000"/>
        <w:sz w:val="28"/>
        <w:u w:val="none"/>
      </w:rPr>
    </w:lvl>
    <w:lvl w:ilvl="3">
      <w:start w:val="1"/>
      <w:numFmt w:val="decimal"/>
      <w:pStyle w:val="Heading4"/>
      <w:lvlText w:val="%4."/>
      <w:lvlJc w:val="left"/>
      <w:pPr>
        <w:tabs>
          <w:tab w:val="num" w:pos="2880"/>
        </w:tabs>
        <w:ind w:left="2880" w:hanging="720"/>
      </w:pPr>
      <w:rPr>
        <w:rFonts w:ascii="Times New Roman" w:hAnsi="Times New Roman" w:hint="default"/>
        <w:b w:val="0"/>
        <w:i w:val="0"/>
        <w:color w:val="000000"/>
        <w:sz w:val="28"/>
        <w:u w:val="none"/>
      </w:rPr>
    </w:lvl>
    <w:lvl w:ilvl="4">
      <w:start w:val="1"/>
      <w:numFmt w:val="lowerLetter"/>
      <w:pStyle w:val="Heading5"/>
      <w:lvlText w:val="%5."/>
      <w:lvlJc w:val="left"/>
      <w:pPr>
        <w:tabs>
          <w:tab w:val="num" w:pos="3600"/>
        </w:tabs>
        <w:ind w:left="3600" w:hanging="720"/>
      </w:pPr>
      <w:rPr>
        <w:rFonts w:ascii="Times New Roman" w:hAnsi="Times New Roman" w:cs="Times New Roman" w:hint="default"/>
        <w:b w:val="0"/>
        <w:i w:val="0"/>
        <w:color w:val="000000"/>
        <w:sz w:val="28"/>
        <w:u w:val="none"/>
      </w:rPr>
    </w:lvl>
    <w:lvl w:ilvl="5">
      <w:start w:val="1"/>
      <w:numFmt w:val="lowerRoman"/>
      <w:pStyle w:val="Heading6"/>
      <w:lvlText w:val="(%6)"/>
      <w:lvlJc w:val="left"/>
      <w:pPr>
        <w:tabs>
          <w:tab w:val="num" w:pos="4320"/>
        </w:tabs>
        <w:ind w:left="4320" w:hanging="720"/>
      </w:pPr>
      <w:rPr>
        <w:rFonts w:hint="default"/>
        <w:color w:val="000000"/>
        <w:u w:val="none"/>
      </w:rPr>
    </w:lvl>
    <w:lvl w:ilvl="6">
      <w:start w:val="1"/>
      <w:numFmt w:val="lowerLetter"/>
      <w:pStyle w:val="Heading7"/>
      <w:lvlText w:val="(%7)"/>
      <w:lvlJc w:val="left"/>
      <w:pPr>
        <w:tabs>
          <w:tab w:val="num" w:pos="5040"/>
        </w:tabs>
        <w:ind w:left="5040" w:hanging="720"/>
      </w:pPr>
      <w:rPr>
        <w:rFonts w:hint="default"/>
        <w:color w:val="000000"/>
        <w:u w:val="none"/>
      </w:rPr>
    </w:lvl>
    <w:lvl w:ilvl="7">
      <w:start w:val="1"/>
      <w:numFmt w:val="lowerRoman"/>
      <w:pStyle w:val="Heading8"/>
      <w:lvlText w:val="%8."/>
      <w:lvlJc w:val="left"/>
      <w:pPr>
        <w:tabs>
          <w:tab w:val="num" w:pos="5760"/>
        </w:tabs>
        <w:ind w:left="5760" w:hanging="720"/>
      </w:pPr>
      <w:rPr>
        <w:rFonts w:hint="default"/>
        <w:color w:val="000000"/>
        <w:u w:val="none"/>
      </w:rPr>
    </w:lvl>
    <w:lvl w:ilvl="8">
      <w:start w:val="1"/>
      <w:numFmt w:val="lowerLetter"/>
      <w:pStyle w:val="Heading9"/>
      <w:lvlText w:val="%9."/>
      <w:lvlJc w:val="left"/>
      <w:pPr>
        <w:tabs>
          <w:tab w:val="num" w:pos="6480"/>
        </w:tabs>
        <w:ind w:left="6480" w:hanging="720"/>
      </w:pPr>
      <w:rPr>
        <w:rFonts w:hint="default"/>
        <w:color w:val="000000"/>
        <w:sz w:val="28"/>
        <w:u w:val="none"/>
      </w:rPr>
    </w:lvl>
  </w:abstractNum>
  <w:abstractNum w:abstractNumId="13" w15:restartNumberingAfterBreak="0">
    <w:nsid w:val="16821CCA"/>
    <w:multiLevelType w:val="multilevel"/>
    <w:tmpl w:val="76FAF66A"/>
    <w:lvl w:ilvl="0">
      <w:start w:val="1"/>
      <w:numFmt w:val="decimal"/>
      <w:pStyle w:val="MNRequestNumberDS"/>
      <w:lvlText w:val="REQUEST NO. %1:"/>
      <w:lvlJc w:val="left"/>
      <w:pPr>
        <w:tabs>
          <w:tab w:val="num" w:pos="3744"/>
        </w:tabs>
        <w:ind w:left="0" w:firstLine="1440"/>
      </w:pPr>
      <w:rPr>
        <w:rFonts w:ascii="Times New Roman" w:hAnsi="Times New Roman" w:hint="default"/>
        <w:b w:val="0"/>
        <w:i w:val="0"/>
        <w:caps/>
        <w:sz w:val="28"/>
        <w:szCs w:val="28"/>
        <w:u w:val="singl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7FB221B"/>
    <w:multiLevelType w:val="hybridMultilevel"/>
    <w:tmpl w:val="D870DEE8"/>
    <w:lvl w:ilvl="0" w:tplc="7C1E2524">
      <w:start w:val="1"/>
      <w:numFmt w:val="bullet"/>
      <w:pStyle w:val="MNBulletPara"/>
      <w:lvlText w:val=""/>
      <w:lvlJc w:val="left"/>
      <w:pPr>
        <w:ind w:left="720" w:hanging="360"/>
      </w:pPr>
      <w:rPr>
        <w:rFonts w:ascii="Symbol" w:hAnsi="Symbol" w:hint="default"/>
      </w:rPr>
    </w:lvl>
    <w:lvl w:ilvl="1" w:tplc="539E5336">
      <w:start w:val="1"/>
      <w:numFmt w:val="bullet"/>
      <w:pStyle w:val="MNBulletPara5"/>
      <w:lvlText w:val=""/>
      <w:lvlJc w:val="left"/>
      <w:pPr>
        <w:ind w:left="1080" w:hanging="360"/>
      </w:pPr>
      <w:rPr>
        <w:rFonts w:ascii="Symbol" w:hAnsi="Symbol" w:hint="default"/>
      </w:rPr>
    </w:lvl>
    <w:lvl w:ilvl="2" w:tplc="B60091EC">
      <w:start w:val="1"/>
      <w:numFmt w:val="bullet"/>
      <w:pStyle w:val="MNBulletPara1"/>
      <w:lvlText w:val=""/>
      <w:lvlJc w:val="left"/>
      <w:pPr>
        <w:ind w:left="1800" w:hanging="360"/>
      </w:pPr>
      <w:rPr>
        <w:rFonts w:ascii="Symbol" w:hAnsi="Symbol" w:hint="default"/>
      </w:rPr>
    </w:lvl>
    <w:lvl w:ilvl="3" w:tplc="88328C02" w:tentative="1">
      <w:start w:val="1"/>
      <w:numFmt w:val="bullet"/>
      <w:lvlText w:val=""/>
      <w:lvlJc w:val="left"/>
      <w:pPr>
        <w:ind w:left="2880" w:hanging="360"/>
      </w:pPr>
      <w:rPr>
        <w:rFonts w:ascii="Symbol" w:hAnsi="Symbol" w:hint="default"/>
      </w:rPr>
    </w:lvl>
    <w:lvl w:ilvl="4" w:tplc="970C4BB6" w:tentative="1">
      <w:start w:val="1"/>
      <w:numFmt w:val="bullet"/>
      <w:lvlText w:val="o"/>
      <w:lvlJc w:val="left"/>
      <w:pPr>
        <w:ind w:left="3600" w:hanging="360"/>
      </w:pPr>
      <w:rPr>
        <w:rFonts w:ascii="Courier New" w:hAnsi="Courier New" w:cs="Courier New" w:hint="default"/>
      </w:rPr>
    </w:lvl>
    <w:lvl w:ilvl="5" w:tplc="E138B842" w:tentative="1">
      <w:start w:val="1"/>
      <w:numFmt w:val="bullet"/>
      <w:lvlText w:val=""/>
      <w:lvlJc w:val="left"/>
      <w:pPr>
        <w:ind w:left="4320" w:hanging="360"/>
      </w:pPr>
      <w:rPr>
        <w:rFonts w:ascii="Wingdings" w:hAnsi="Wingdings" w:hint="default"/>
      </w:rPr>
    </w:lvl>
    <w:lvl w:ilvl="6" w:tplc="6A6C2A3A" w:tentative="1">
      <w:start w:val="1"/>
      <w:numFmt w:val="bullet"/>
      <w:lvlText w:val=""/>
      <w:lvlJc w:val="left"/>
      <w:pPr>
        <w:ind w:left="5040" w:hanging="360"/>
      </w:pPr>
      <w:rPr>
        <w:rFonts w:ascii="Symbol" w:hAnsi="Symbol" w:hint="default"/>
      </w:rPr>
    </w:lvl>
    <w:lvl w:ilvl="7" w:tplc="6C64A840" w:tentative="1">
      <w:start w:val="1"/>
      <w:numFmt w:val="bullet"/>
      <w:lvlText w:val="o"/>
      <w:lvlJc w:val="left"/>
      <w:pPr>
        <w:ind w:left="5760" w:hanging="360"/>
      </w:pPr>
      <w:rPr>
        <w:rFonts w:ascii="Courier New" w:hAnsi="Courier New" w:cs="Courier New" w:hint="default"/>
      </w:rPr>
    </w:lvl>
    <w:lvl w:ilvl="8" w:tplc="4FF86A82" w:tentative="1">
      <w:start w:val="1"/>
      <w:numFmt w:val="bullet"/>
      <w:lvlText w:val=""/>
      <w:lvlJc w:val="left"/>
      <w:pPr>
        <w:ind w:left="6480" w:hanging="360"/>
      </w:pPr>
      <w:rPr>
        <w:rFonts w:ascii="Wingdings" w:hAnsi="Wingdings" w:hint="default"/>
      </w:rPr>
    </w:lvl>
  </w:abstractNum>
  <w:abstractNum w:abstractNumId="15" w15:restartNumberingAfterBreak="0">
    <w:nsid w:val="1CB87522"/>
    <w:multiLevelType w:val="hybridMultilevel"/>
    <w:tmpl w:val="E89407A0"/>
    <w:lvl w:ilvl="0" w:tplc="FD6EF586">
      <w:start w:val="1"/>
      <w:numFmt w:val="decimal"/>
      <w:pStyle w:val="MNNumParaSSWrap"/>
      <w:lvlText w:val="%1."/>
      <w:lvlJc w:val="left"/>
      <w:pPr>
        <w:tabs>
          <w:tab w:val="num" w:pos="720"/>
        </w:tabs>
        <w:ind w:left="0" w:firstLine="1440"/>
      </w:pPr>
      <w:rPr>
        <w:rFonts w:hint="default"/>
      </w:rPr>
    </w:lvl>
    <w:lvl w:ilvl="1" w:tplc="B58C6996" w:tentative="1">
      <w:start w:val="1"/>
      <w:numFmt w:val="lowerLetter"/>
      <w:lvlText w:val="%2."/>
      <w:lvlJc w:val="left"/>
      <w:pPr>
        <w:tabs>
          <w:tab w:val="num" w:pos="1440"/>
        </w:tabs>
        <w:ind w:left="1440" w:hanging="360"/>
      </w:pPr>
    </w:lvl>
    <w:lvl w:ilvl="2" w:tplc="1A72ED5C" w:tentative="1">
      <w:start w:val="1"/>
      <w:numFmt w:val="lowerRoman"/>
      <w:lvlText w:val="%3."/>
      <w:lvlJc w:val="right"/>
      <w:pPr>
        <w:tabs>
          <w:tab w:val="num" w:pos="2160"/>
        </w:tabs>
        <w:ind w:left="2160" w:hanging="180"/>
      </w:pPr>
    </w:lvl>
    <w:lvl w:ilvl="3" w:tplc="628AB41E" w:tentative="1">
      <w:start w:val="1"/>
      <w:numFmt w:val="decimal"/>
      <w:lvlText w:val="%4."/>
      <w:lvlJc w:val="left"/>
      <w:pPr>
        <w:tabs>
          <w:tab w:val="num" w:pos="2880"/>
        </w:tabs>
        <w:ind w:left="2880" w:hanging="360"/>
      </w:pPr>
    </w:lvl>
    <w:lvl w:ilvl="4" w:tplc="9B1C03B4" w:tentative="1">
      <w:start w:val="1"/>
      <w:numFmt w:val="lowerLetter"/>
      <w:lvlText w:val="%5."/>
      <w:lvlJc w:val="left"/>
      <w:pPr>
        <w:tabs>
          <w:tab w:val="num" w:pos="3600"/>
        </w:tabs>
        <w:ind w:left="3600" w:hanging="360"/>
      </w:pPr>
    </w:lvl>
    <w:lvl w:ilvl="5" w:tplc="5CEE9520" w:tentative="1">
      <w:start w:val="1"/>
      <w:numFmt w:val="lowerRoman"/>
      <w:lvlText w:val="%6."/>
      <w:lvlJc w:val="right"/>
      <w:pPr>
        <w:tabs>
          <w:tab w:val="num" w:pos="4320"/>
        </w:tabs>
        <w:ind w:left="4320" w:hanging="180"/>
      </w:pPr>
    </w:lvl>
    <w:lvl w:ilvl="6" w:tplc="5FDC1372" w:tentative="1">
      <w:start w:val="1"/>
      <w:numFmt w:val="decimal"/>
      <w:lvlText w:val="%7."/>
      <w:lvlJc w:val="left"/>
      <w:pPr>
        <w:tabs>
          <w:tab w:val="num" w:pos="5040"/>
        </w:tabs>
        <w:ind w:left="5040" w:hanging="360"/>
      </w:pPr>
    </w:lvl>
    <w:lvl w:ilvl="7" w:tplc="6AEEB93A" w:tentative="1">
      <w:start w:val="1"/>
      <w:numFmt w:val="lowerLetter"/>
      <w:lvlText w:val="%8."/>
      <w:lvlJc w:val="left"/>
      <w:pPr>
        <w:tabs>
          <w:tab w:val="num" w:pos="5760"/>
        </w:tabs>
        <w:ind w:left="5760" w:hanging="360"/>
      </w:pPr>
    </w:lvl>
    <w:lvl w:ilvl="8" w:tplc="7C2622EA" w:tentative="1">
      <w:start w:val="1"/>
      <w:numFmt w:val="lowerRoman"/>
      <w:lvlText w:val="%9."/>
      <w:lvlJc w:val="right"/>
      <w:pPr>
        <w:tabs>
          <w:tab w:val="num" w:pos="6480"/>
        </w:tabs>
        <w:ind w:left="6480" w:hanging="180"/>
      </w:pPr>
    </w:lvl>
  </w:abstractNum>
  <w:abstractNum w:abstractNumId="16" w15:restartNumberingAfterBreak="0">
    <w:nsid w:val="21D77E68"/>
    <w:multiLevelType w:val="hybridMultilevel"/>
    <w:tmpl w:val="1C646D28"/>
    <w:lvl w:ilvl="0" w:tplc="816806E2">
      <w:start w:val="1"/>
      <w:numFmt w:val="decimal"/>
      <w:pStyle w:val="Response"/>
      <w:lvlText w:val="RESPONSE TO REQUEST NO. %1:"/>
      <w:lvlJc w:val="left"/>
      <w:pPr>
        <w:tabs>
          <w:tab w:val="num" w:pos="0"/>
        </w:tabs>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tplc="8250DFD8" w:tentative="1">
      <w:start w:val="1"/>
      <w:numFmt w:val="lowerLetter"/>
      <w:lvlText w:val="%2."/>
      <w:lvlJc w:val="left"/>
      <w:pPr>
        <w:tabs>
          <w:tab w:val="num" w:pos="2700"/>
        </w:tabs>
        <w:ind w:left="2700" w:hanging="360"/>
      </w:pPr>
    </w:lvl>
    <w:lvl w:ilvl="2" w:tplc="156C1194" w:tentative="1">
      <w:start w:val="1"/>
      <w:numFmt w:val="lowerRoman"/>
      <w:lvlText w:val="%3."/>
      <w:lvlJc w:val="right"/>
      <w:pPr>
        <w:tabs>
          <w:tab w:val="num" w:pos="3420"/>
        </w:tabs>
        <w:ind w:left="3420" w:hanging="180"/>
      </w:pPr>
    </w:lvl>
    <w:lvl w:ilvl="3" w:tplc="9E641346" w:tentative="1">
      <w:start w:val="1"/>
      <w:numFmt w:val="decimal"/>
      <w:lvlText w:val="%4."/>
      <w:lvlJc w:val="left"/>
      <w:pPr>
        <w:tabs>
          <w:tab w:val="num" w:pos="4140"/>
        </w:tabs>
        <w:ind w:left="4140" w:hanging="360"/>
      </w:pPr>
    </w:lvl>
    <w:lvl w:ilvl="4" w:tplc="D618FDC8" w:tentative="1">
      <w:start w:val="1"/>
      <w:numFmt w:val="lowerLetter"/>
      <w:lvlText w:val="%5."/>
      <w:lvlJc w:val="left"/>
      <w:pPr>
        <w:tabs>
          <w:tab w:val="num" w:pos="4860"/>
        </w:tabs>
        <w:ind w:left="4860" w:hanging="360"/>
      </w:pPr>
    </w:lvl>
    <w:lvl w:ilvl="5" w:tplc="87A2F5A8" w:tentative="1">
      <w:start w:val="1"/>
      <w:numFmt w:val="lowerRoman"/>
      <w:lvlText w:val="%6."/>
      <w:lvlJc w:val="right"/>
      <w:pPr>
        <w:tabs>
          <w:tab w:val="num" w:pos="5580"/>
        </w:tabs>
        <w:ind w:left="5580" w:hanging="180"/>
      </w:pPr>
    </w:lvl>
    <w:lvl w:ilvl="6" w:tplc="F54C07BA" w:tentative="1">
      <w:start w:val="1"/>
      <w:numFmt w:val="decimal"/>
      <w:lvlText w:val="%7."/>
      <w:lvlJc w:val="left"/>
      <w:pPr>
        <w:tabs>
          <w:tab w:val="num" w:pos="6300"/>
        </w:tabs>
        <w:ind w:left="6300" w:hanging="360"/>
      </w:pPr>
    </w:lvl>
    <w:lvl w:ilvl="7" w:tplc="CC2C3E28" w:tentative="1">
      <w:start w:val="1"/>
      <w:numFmt w:val="lowerLetter"/>
      <w:lvlText w:val="%8."/>
      <w:lvlJc w:val="left"/>
      <w:pPr>
        <w:tabs>
          <w:tab w:val="num" w:pos="7020"/>
        </w:tabs>
        <w:ind w:left="7020" w:hanging="360"/>
      </w:pPr>
    </w:lvl>
    <w:lvl w:ilvl="8" w:tplc="FE1C3728" w:tentative="1">
      <w:start w:val="1"/>
      <w:numFmt w:val="lowerRoman"/>
      <w:lvlText w:val="%9."/>
      <w:lvlJc w:val="right"/>
      <w:pPr>
        <w:tabs>
          <w:tab w:val="num" w:pos="7740"/>
        </w:tabs>
        <w:ind w:left="7740" w:hanging="180"/>
      </w:pPr>
    </w:lvl>
  </w:abstractNum>
  <w:abstractNum w:abstractNumId="17" w15:restartNumberingAfterBreak="0">
    <w:nsid w:val="25C81B9F"/>
    <w:multiLevelType w:val="multilevel"/>
    <w:tmpl w:val="979A7EE0"/>
    <w:lvl w:ilvl="0">
      <w:start w:val="1"/>
      <w:numFmt w:val="decimal"/>
      <w:pStyle w:val="MNResponseNumberDS"/>
      <w:lvlText w:val="RESPONSE NO. %1:"/>
      <w:lvlJc w:val="left"/>
      <w:pPr>
        <w:tabs>
          <w:tab w:val="num" w:pos="3744"/>
        </w:tabs>
        <w:ind w:left="0" w:firstLine="1440"/>
      </w:pPr>
      <w:rPr>
        <w:rFonts w:ascii="Times New Roman" w:hAnsi="Times New Roman" w:hint="default"/>
        <w:b w:val="0"/>
        <w:i w:val="0"/>
        <w:caps/>
        <w:sz w:val="28"/>
        <w:szCs w:val="28"/>
        <w:u w:val="singl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83602AF"/>
    <w:multiLevelType w:val="multilevel"/>
    <w:tmpl w:val="ACFE0D96"/>
    <w:lvl w:ilvl="0">
      <w:start w:val="1"/>
      <w:numFmt w:val="decimal"/>
      <w:pStyle w:val="MNRequestNumberSS"/>
      <w:lvlText w:val="REQUEST NO. %1:"/>
      <w:lvlJc w:val="left"/>
      <w:pPr>
        <w:tabs>
          <w:tab w:val="num" w:pos="3744"/>
        </w:tabs>
        <w:ind w:left="0" w:firstLine="1440"/>
      </w:pPr>
      <w:rPr>
        <w:rFonts w:ascii="Times New Roman" w:hAnsi="Times New Roman" w:hint="default"/>
        <w:b w:val="0"/>
        <w:i w:val="0"/>
        <w:caps/>
        <w:sz w:val="28"/>
        <w:szCs w:val="28"/>
        <w:u w:val="singl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C1D36C8"/>
    <w:multiLevelType w:val="hybridMultilevel"/>
    <w:tmpl w:val="B4F6EBCA"/>
    <w:lvl w:ilvl="0" w:tplc="B9FEC87A">
      <w:start w:val="1"/>
      <w:numFmt w:val="decimal"/>
      <w:pStyle w:val="MNNumParaDS"/>
      <w:lvlText w:val="%1."/>
      <w:lvlJc w:val="left"/>
      <w:pPr>
        <w:tabs>
          <w:tab w:val="num" w:pos="2160"/>
        </w:tabs>
        <w:ind w:left="2160" w:hanging="720"/>
      </w:pPr>
      <w:rPr>
        <w:rFonts w:hint="default"/>
      </w:rPr>
    </w:lvl>
    <w:lvl w:ilvl="1" w:tplc="88F46C00" w:tentative="1">
      <w:start w:val="1"/>
      <w:numFmt w:val="lowerLetter"/>
      <w:lvlText w:val="%2."/>
      <w:lvlJc w:val="left"/>
      <w:pPr>
        <w:tabs>
          <w:tab w:val="num" w:pos="1440"/>
        </w:tabs>
        <w:ind w:left="1440" w:hanging="360"/>
      </w:pPr>
    </w:lvl>
    <w:lvl w:ilvl="2" w:tplc="B3D47D3E" w:tentative="1">
      <w:start w:val="1"/>
      <w:numFmt w:val="lowerRoman"/>
      <w:lvlText w:val="%3."/>
      <w:lvlJc w:val="right"/>
      <w:pPr>
        <w:tabs>
          <w:tab w:val="num" w:pos="2160"/>
        </w:tabs>
        <w:ind w:left="2160" w:hanging="180"/>
      </w:pPr>
    </w:lvl>
    <w:lvl w:ilvl="3" w:tplc="1CFC4DA4" w:tentative="1">
      <w:start w:val="1"/>
      <w:numFmt w:val="decimal"/>
      <w:lvlText w:val="%4."/>
      <w:lvlJc w:val="left"/>
      <w:pPr>
        <w:tabs>
          <w:tab w:val="num" w:pos="2880"/>
        </w:tabs>
        <w:ind w:left="2880" w:hanging="360"/>
      </w:pPr>
    </w:lvl>
    <w:lvl w:ilvl="4" w:tplc="E0FA5E56" w:tentative="1">
      <w:start w:val="1"/>
      <w:numFmt w:val="lowerLetter"/>
      <w:lvlText w:val="%5."/>
      <w:lvlJc w:val="left"/>
      <w:pPr>
        <w:tabs>
          <w:tab w:val="num" w:pos="3600"/>
        </w:tabs>
        <w:ind w:left="3600" w:hanging="360"/>
      </w:pPr>
    </w:lvl>
    <w:lvl w:ilvl="5" w:tplc="6570CF28" w:tentative="1">
      <w:start w:val="1"/>
      <w:numFmt w:val="lowerRoman"/>
      <w:lvlText w:val="%6."/>
      <w:lvlJc w:val="right"/>
      <w:pPr>
        <w:tabs>
          <w:tab w:val="num" w:pos="4320"/>
        </w:tabs>
        <w:ind w:left="4320" w:hanging="180"/>
      </w:pPr>
    </w:lvl>
    <w:lvl w:ilvl="6" w:tplc="EA5A0F04" w:tentative="1">
      <w:start w:val="1"/>
      <w:numFmt w:val="decimal"/>
      <w:lvlText w:val="%7."/>
      <w:lvlJc w:val="left"/>
      <w:pPr>
        <w:tabs>
          <w:tab w:val="num" w:pos="5040"/>
        </w:tabs>
        <w:ind w:left="5040" w:hanging="360"/>
      </w:pPr>
    </w:lvl>
    <w:lvl w:ilvl="7" w:tplc="7A881E14" w:tentative="1">
      <w:start w:val="1"/>
      <w:numFmt w:val="lowerLetter"/>
      <w:lvlText w:val="%8."/>
      <w:lvlJc w:val="left"/>
      <w:pPr>
        <w:tabs>
          <w:tab w:val="num" w:pos="5760"/>
        </w:tabs>
        <w:ind w:left="5760" w:hanging="360"/>
      </w:pPr>
    </w:lvl>
    <w:lvl w:ilvl="8" w:tplc="4F0E4398" w:tentative="1">
      <w:start w:val="1"/>
      <w:numFmt w:val="lowerRoman"/>
      <w:lvlText w:val="%9."/>
      <w:lvlJc w:val="right"/>
      <w:pPr>
        <w:tabs>
          <w:tab w:val="num" w:pos="6480"/>
        </w:tabs>
        <w:ind w:left="6480" w:hanging="180"/>
      </w:pPr>
    </w:lvl>
  </w:abstractNum>
  <w:abstractNum w:abstractNumId="20" w15:restartNumberingAfterBreak="0">
    <w:nsid w:val="4E3A4611"/>
    <w:multiLevelType w:val="singleLevel"/>
    <w:tmpl w:val="871CBBDC"/>
    <w:name w:val="MN Numbered List"/>
    <w:lvl w:ilvl="0">
      <w:start w:val="1"/>
      <w:numFmt w:val="decimal"/>
      <w:pStyle w:val="MNNumParaDSWrap0"/>
      <w:lvlText w:val="%1."/>
      <w:lvlJc w:val="left"/>
      <w:pPr>
        <w:tabs>
          <w:tab w:val="num" w:pos="1440"/>
        </w:tabs>
        <w:ind w:left="0" w:firstLine="0"/>
      </w:pPr>
    </w:lvl>
  </w:abstractNum>
  <w:abstractNum w:abstractNumId="21" w15:restartNumberingAfterBreak="0">
    <w:nsid w:val="5985102F"/>
    <w:multiLevelType w:val="hybridMultilevel"/>
    <w:tmpl w:val="D2D4BF06"/>
    <w:lvl w:ilvl="0" w:tplc="A9301324">
      <w:start w:val="1"/>
      <w:numFmt w:val="decimal"/>
      <w:pStyle w:val="MNNumParaSS"/>
      <w:lvlText w:val="%1."/>
      <w:lvlJc w:val="left"/>
      <w:pPr>
        <w:tabs>
          <w:tab w:val="num" w:pos="2160"/>
        </w:tabs>
        <w:ind w:left="2160" w:hanging="720"/>
      </w:pPr>
      <w:rPr>
        <w:rFonts w:hint="default"/>
      </w:rPr>
    </w:lvl>
    <w:lvl w:ilvl="1" w:tplc="A2286A98" w:tentative="1">
      <w:start w:val="1"/>
      <w:numFmt w:val="lowerLetter"/>
      <w:lvlText w:val="%2."/>
      <w:lvlJc w:val="left"/>
      <w:pPr>
        <w:tabs>
          <w:tab w:val="num" w:pos="1440"/>
        </w:tabs>
        <w:ind w:left="1440" w:hanging="360"/>
      </w:pPr>
    </w:lvl>
    <w:lvl w:ilvl="2" w:tplc="E2AEDB1E" w:tentative="1">
      <w:start w:val="1"/>
      <w:numFmt w:val="lowerRoman"/>
      <w:lvlText w:val="%3."/>
      <w:lvlJc w:val="right"/>
      <w:pPr>
        <w:tabs>
          <w:tab w:val="num" w:pos="2160"/>
        </w:tabs>
        <w:ind w:left="2160" w:hanging="180"/>
      </w:pPr>
    </w:lvl>
    <w:lvl w:ilvl="3" w:tplc="C720A4FC" w:tentative="1">
      <w:start w:val="1"/>
      <w:numFmt w:val="decimal"/>
      <w:lvlText w:val="%4."/>
      <w:lvlJc w:val="left"/>
      <w:pPr>
        <w:tabs>
          <w:tab w:val="num" w:pos="2880"/>
        </w:tabs>
        <w:ind w:left="2880" w:hanging="360"/>
      </w:pPr>
    </w:lvl>
    <w:lvl w:ilvl="4" w:tplc="DC1236CE" w:tentative="1">
      <w:start w:val="1"/>
      <w:numFmt w:val="lowerLetter"/>
      <w:lvlText w:val="%5."/>
      <w:lvlJc w:val="left"/>
      <w:pPr>
        <w:tabs>
          <w:tab w:val="num" w:pos="3600"/>
        </w:tabs>
        <w:ind w:left="3600" w:hanging="360"/>
      </w:pPr>
    </w:lvl>
    <w:lvl w:ilvl="5" w:tplc="D86AFB26" w:tentative="1">
      <w:start w:val="1"/>
      <w:numFmt w:val="lowerRoman"/>
      <w:lvlText w:val="%6."/>
      <w:lvlJc w:val="right"/>
      <w:pPr>
        <w:tabs>
          <w:tab w:val="num" w:pos="4320"/>
        </w:tabs>
        <w:ind w:left="4320" w:hanging="180"/>
      </w:pPr>
    </w:lvl>
    <w:lvl w:ilvl="6" w:tplc="A61AAC2A" w:tentative="1">
      <w:start w:val="1"/>
      <w:numFmt w:val="decimal"/>
      <w:lvlText w:val="%7."/>
      <w:lvlJc w:val="left"/>
      <w:pPr>
        <w:tabs>
          <w:tab w:val="num" w:pos="5040"/>
        </w:tabs>
        <w:ind w:left="5040" w:hanging="360"/>
      </w:pPr>
    </w:lvl>
    <w:lvl w:ilvl="7" w:tplc="64A47BD6" w:tentative="1">
      <w:start w:val="1"/>
      <w:numFmt w:val="lowerLetter"/>
      <w:lvlText w:val="%8."/>
      <w:lvlJc w:val="left"/>
      <w:pPr>
        <w:tabs>
          <w:tab w:val="num" w:pos="5760"/>
        </w:tabs>
        <w:ind w:left="5760" w:hanging="360"/>
      </w:pPr>
    </w:lvl>
    <w:lvl w:ilvl="8" w:tplc="409E4A72" w:tentative="1">
      <w:start w:val="1"/>
      <w:numFmt w:val="lowerRoman"/>
      <w:lvlText w:val="%9."/>
      <w:lvlJc w:val="right"/>
      <w:pPr>
        <w:tabs>
          <w:tab w:val="num" w:pos="6480"/>
        </w:tabs>
        <w:ind w:left="6480" w:hanging="180"/>
      </w:pPr>
    </w:lvl>
  </w:abstractNum>
  <w:abstractNum w:abstractNumId="22" w15:restartNumberingAfterBreak="0">
    <w:nsid w:val="647C4757"/>
    <w:multiLevelType w:val="multilevel"/>
    <w:tmpl w:val="309E908E"/>
    <w:lvl w:ilvl="0">
      <w:start w:val="1"/>
      <w:numFmt w:val="decimal"/>
      <w:pStyle w:val="MNInterrogNumberSS"/>
      <w:lvlText w:val="INTERROGATORY NO. %1:"/>
      <w:lvlJc w:val="left"/>
      <w:pPr>
        <w:tabs>
          <w:tab w:val="num" w:pos="4752"/>
        </w:tabs>
        <w:ind w:left="0" w:firstLine="1440"/>
      </w:pPr>
      <w:rPr>
        <w:rFonts w:ascii="Times New Roman" w:hAnsi="Times New Roman" w:hint="default"/>
        <w:b w:val="0"/>
        <w:i w:val="0"/>
        <w:caps/>
        <w:sz w:val="28"/>
        <w:szCs w:val="28"/>
        <w:u w:val="singl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B5C7CEF"/>
    <w:multiLevelType w:val="multilevel"/>
    <w:tmpl w:val="60983BF4"/>
    <w:lvl w:ilvl="0">
      <w:start w:val="1"/>
      <w:numFmt w:val="decimal"/>
      <w:pStyle w:val="MNInterrogNumberDS"/>
      <w:lvlText w:val="INTERROGATORY NO. %1:"/>
      <w:lvlJc w:val="left"/>
      <w:pPr>
        <w:tabs>
          <w:tab w:val="num" w:pos="3708"/>
        </w:tabs>
        <w:ind w:left="-900" w:firstLine="1440"/>
      </w:pPr>
      <w:rPr>
        <w:rFonts w:ascii="Times New Roman" w:hAnsi="Times New Roman" w:hint="default"/>
        <w:b w:val="0"/>
        <w:i w:val="0"/>
        <w:caps/>
        <w:sz w:val="28"/>
        <w:szCs w:val="28"/>
        <w:u w:val="single"/>
      </w:rPr>
    </w:lvl>
    <w:lvl w:ilvl="1">
      <w:start w:val="1"/>
      <w:numFmt w:val="lowerLetter"/>
      <w:lvlText w:val="%2."/>
      <w:lvlJc w:val="left"/>
      <w:pPr>
        <w:ind w:left="540" w:hanging="360"/>
      </w:pPr>
      <w:rPr>
        <w:rFonts w:hint="default"/>
      </w:rPr>
    </w:lvl>
    <w:lvl w:ilvl="2">
      <w:start w:val="1"/>
      <w:numFmt w:val="lowerRoman"/>
      <w:lvlText w:val="%3."/>
      <w:lvlJc w:val="right"/>
      <w:pPr>
        <w:ind w:left="1260" w:hanging="180"/>
      </w:pPr>
      <w:rPr>
        <w:rFonts w:hint="default"/>
      </w:rPr>
    </w:lvl>
    <w:lvl w:ilvl="3">
      <w:start w:val="1"/>
      <w:numFmt w:val="decimal"/>
      <w:lvlText w:val="%4."/>
      <w:lvlJc w:val="left"/>
      <w:pPr>
        <w:ind w:left="1980" w:hanging="360"/>
      </w:pPr>
      <w:rPr>
        <w:rFonts w:hint="default"/>
      </w:rPr>
    </w:lvl>
    <w:lvl w:ilvl="4">
      <w:start w:val="1"/>
      <w:numFmt w:val="lowerLetter"/>
      <w:lvlText w:val="%5."/>
      <w:lvlJc w:val="left"/>
      <w:pPr>
        <w:ind w:left="2700" w:hanging="360"/>
      </w:pPr>
      <w:rPr>
        <w:rFonts w:hint="default"/>
      </w:rPr>
    </w:lvl>
    <w:lvl w:ilvl="5">
      <w:start w:val="1"/>
      <w:numFmt w:val="lowerRoman"/>
      <w:lvlText w:val="%6."/>
      <w:lvlJc w:val="right"/>
      <w:pPr>
        <w:ind w:left="3420" w:hanging="180"/>
      </w:pPr>
      <w:rPr>
        <w:rFonts w:hint="default"/>
      </w:rPr>
    </w:lvl>
    <w:lvl w:ilvl="6">
      <w:start w:val="1"/>
      <w:numFmt w:val="decimal"/>
      <w:lvlText w:val="%7."/>
      <w:lvlJc w:val="left"/>
      <w:pPr>
        <w:ind w:left="4140" w:hanging="360"/>
      </w:pPr>
      <w:rPr>
        <w:rFonts w:hint="default"/>
      </w:rPr>
    </w:lvl>
    <w:lvl w:ilvl="7">
      <w:start w:val="1"/>
      <w:numFmt w:val="lowerLetter"/>
      <w:lvlText w:val="%8."/>
      <w:lvlJc w:val="left"/>
      <w:pPr>
        <w:ind w:left="4860" w:hanging="360"/>
      </w:pPr>
      <w:rPr>
        <w:rFonts w:hint="default"/>
      </w:rPr>
    </w:lvl>
    <w:lvl w:ilvl="8">
      <w:start w:val="1"/>
      <w:numFmt w:val="lowerRoman"/>
      <w:lvlText w:val="%9."/>
      <w:lvlJc w:val="right"/>
      <w:pPr>
        <w:ind w:left="5580" w:hanging="180"/>
      </w:pPr>
      <w:rPr>
        <w:rFonts w:hint="default"/>
      </w:rPr>
    </w:lvl>
  </w:abstractNum>
  <w:num w:numId="1" w16cid:durableId="1857495412">
    <w:abstractNumId w:val="12"/>
  </w:num>
  <w:num w:numId="2" w16cid:durableId="194315295">
    <w:abstractNumId w:val="9"/>
  </w:num>
  <w:num w:numId="3" w16cid:durableId="378869789">
    <w:abstractNumId w:val="7"/>
  </w:num>
  <w:num w:numId="4" w16cid:durableId="365914600">
    <w:abstractNumId w:val="6"/>
  </w:num>
  <w:num w:numId="5" w16cid:durableId="360665107">
    <w:abstractNumId w:val="5"/>
  </w:num>
  <w:num w:numId="6" w16cid:durableId="762412499">
    <w:abstractNumId w:val="4"/>
  </w:num>
  <w:num w:numId="7" w16cid:durableId="683744476">
    <w:abstractNumId w:val="8"/>
  </w:num>
  <w:num w:numId="8" w16cid:durableId="537470598">
    <w:abstractNumId w:val="3"/>
  </w:num>
  <w:num w:numId="9" w16cid:durableId="723799647">
    <w:abstractNumId w:val="2"/>
  </w:num>
  <w:num w:numId="10" w16cid:durableId="1225290923">
    <w:abstractNumId w:val="1"/>
  </w:num>
  <w:num w:numId="11" w16cid:durableId="1043754903">
    <w:abstractNumId w:val="0"/>
  </w:num>
  <w:num w:numId="12" w16cid:durableId="1299605731">
    <w:abstractNumId w:val="19"/>
  </w:num>
  <w:num w:numId="13" w16cid:durableId="1342506253">
    <w:abstractNumId w:val="15"/>
  </w:num>
  <w:num w:numId="14" w16cid:durableId="103885324">
    <w:abstractNumId w:val="20"/>
  </w:num>
  <w:num w:numId="15" w16cid:durableId="628322101">
    <w:abstractNumId w:val="21"/>
  </w:num>
  <w:num w:numId="16" w16cid:durableId="607347761">
    <w:abstractNumId w:val="16"/>
  </w:num>
  <w:num w:numId="17" w16cid:durableId="1273630858">
    <w:abstractNumId w:val="14"/>
  </w:num>
  <w:num w:numId="18" w16cid:durableId="175534741">
    <w:abstractNumId w:val="23"/>
  </w:num>
  <w:num w:numId="19" w16cid:durableId="1516846887">
    <w:abstractNumId w:val="22"/>
  </w:num>
  <w:num w:numId="20" w16cid:durableId="1559364546">
    <w:abstractNumId w:val="13"/>
  </w:num>
  <w:num w:numId="21" w16cid:durableId="618993475">
    <w:abstractNumId w:val="18"/>
  </w:num>
  <w:num w:numId="22" w16cid:durableId="1949390068">
    <w:abstractNumId w:val="17"/>
  </w:num>
  <w:num w:numId="23" w16cid:durableId="1840345055">
    <w:abstractNumId w:val="10"/>
  </w:num>
  <w:num w:numId="24" w16cid:durableId="929117061">
    <w:abstractNumId w:val="10"/>
  </w:num>
  <w:num w:numId="25" w16cid:durableId="1192767043">
    <w:abstractNumId w:val="10"/>
  </w:num>
  <w:num w:numId="26" w16cid:durableId="297341916">
    <w:abstractNumId w:val="10"/>
    <w:lvlOverride w:ilvl="0">
      <w:startOverride w:val="1"/>
    </w:lvlOverride>
  </w:num>
  <w:num w:numId="27" w16cid:durableId="664936717">
    <w:abstractNumId w:val="10"/>
  </w:num>
  <w:num w:numId="28" w16cid:durableId="689063298">
    <w:abstractNumId w:val="10"/>
  </w:num>
  <w:num w:numId="29" w16cid:durableId="1478767977">
    <w:abstractNumId w:val="10"/>
  </w:num>
  <w:num w:numId="30" w16cid:durableId="1886671344">
    <w:abstractNumId w:val="10"/>
  </w:num>
  <w:num w:numId="31" w16cid:durableId="48385195">
    <w:abstractNumId w:val="10"/>
  </w:num>
  <w:num w:numId="32" w16cid:durableId="708190813">
    <w:abstractNumId w:val="10"/>
  </w:num>
  <w:num w:numId="33" w16cid:durableId="63768189">
    <w:abstractNumId w:val="10"/>
  </w:num>
  <w:num w:numId="34" w16cid:durableId="588196094">
    <w:abstractNumId w:val="10"/>
  </w:num>
  <w:num w:numId="35" w16cid:durableId="216741655">
    <w:abstractNumId w:val="10"/>
    <w:lvlOverride w:ilvl="0">
      <w:startOverride w:val="1"/>
    </w:lvlOverride>
  </w:num>
  <w:num w:numId="36" w16cid:durableId="1183007910">
    <w:abstractNumId w:val="10"/>
  </w:num>
  <w:num w:numId="37" w16cid:durableId="551968896">
    <w:abstractNumId w:val="10"/>
  </w:num>
  <w:num w:numId="38" w16cid:durableId="627735902">
    <w:abstractNumId w:val="10"/>
  </w:num>
  <w:num w:numId="39" w16cid:durableId="62685033">
    <w:abstractNumId w:val="10"/>
  </w:num>
  <w:num w:numId="40" w16cid:durableId="967659865">
    <w:abstractNumId w:val="10"/>
  </w:num>
  <w:num w:numId="41" w16cid:durableId="1596476165">
    <w:abstractNumId w:val="10"/>
  </w:num>
  <w:num w:numId="42" w16cid:durableId="1904561017">
    <w:abstractNumId w:val="10"/>
  </w:num>
  <w:num w:numId="43" w16cid:durableId="1799107356">
    <w:abstractNumId w:val="10"/>
  </w:num>
  <w:num w:numId="44" w16cid:durableId="1327778714">
    <w:abstractNumId w:val="10"/>
  </w:num>
  <w:num w:numId="45" w16cid:durableId="627049595">
    <w:abstractNumId w:val="10"/>
  </w:num>
  <w:num w:numId="46" w16cid:durableId="262692146">
    <w:abstractNumId w:val="10"/>
  </w:num>
  <w:num w:numId="47" w16cid:durableId="903371332">
    <w:abstractNumId w:val="10"/>
  </w:num>
  <w:num w:numId="48" w16cid:durableId="1786540896">
    <w:abstractNumId w:val="10"/>
  </w:num>
  <w:num w:numId="49" w16cid:durableId="1504738627">
    <w:abstractNumId w:val="10"/>
    <w:lvlOverride w:ilvl="0">
      <w:lvl w:ilvl="0" w:tplc="D7C2B486">
        <w:start w:val="1"/>
        <w:numFmt w:val="decimal"/>
        <w:pStyle w:val="MNNumParaDSWrap"/>
        <w:lvlText w:val="%1."/>
        <w:lvlJc w:val="left"/>
        <w:pPr>
          <w:ind w:left="630" w:hanging="360"/>
        </w:pPr>
        <w:rPr>
          <w:sz w:val="28"/>
          <w:szCs w:val="28"/>
        </w:rPr>
      </w:lvl>
    </w:lvlOverride>
    <w:lvlOverride w:ilvl="1">
      <w:lvl w:ilvl="1" w:tplc="F934C5B2">
        <w:start w:val="1"/>
        <w:numFmt w:val="lowerLetter"/>
        <w:lvlText w:val="%2."/>
        <w:lvlJc w:val="left"/>
        <w:pPr>
          <w:ind w:left="1440" w:hanging="360"/>
        </w:pPr>
        <w:rPr>
          <w:color w:val="0000FF"/>
          <w:u w:val="double"/>
        </w:rPr>
      </w:lvl>
    </w:lvlOverride>
    <w:lvlOverride w:ilvl="2">
      <w:lvl w:ilvl="2" w:tplc="666E0E34">
        <w:start w:val="1"/>
        <w:numFmt w:val="lowerRoman"/>
        <w:lvlText w:val="%3."/>
        <w:lvlJc w:val="right"/>
        <w:pPr>
          <w:ind w:left="2160" w:hanging="180"/>
        </w:pPr>
        <w:rPr>
          <w:color w:val="0000FF"/>
          <w:u w:val="double"/>
        </w:rPr>
      </w:lvl>
    </w:lvlOverride>
    <w:lvlOverride w:ilvl="3">
      <w:lvl w:ilvl="3" w:tplc="31944C74">
        <w:start w:val="1"/>
        <w:numFmt w:val="decimal"/>
        <w:lvlText w:val="%4."/>
        <w:lvlJc w:val="left"/>
        <w:pPr>
          <w:ind w:left="2880" w:hanging="360"/>
        </w:pPr>
        <w:rPr>
          <w:color w:val="0000FF"/>
          <w:u w:val="double"/>
        </w:rPr>
      </w:lvl>
    </w:lvlOverride>
    <w:lvlOverride w:ilvl="4">
      <w:lvl w:ilvl="4" w:tplc="72024B7C">
        <w:start w:val="1"/>
        <w:numFmt w:val="lowerLetter"/>
        <w:lvlText w:val="%5."/>
        <w:lvlJc w:val="left"/>
        <w:pPr>
          <w:ind w:left="3600" w:hanging="360"/>
        </w:pPr>
        <w:rPr>
          <w:color w:val="0000FF"/>
          <w:u w:val="double"/>
        </w:rPr>
      </w:lvl>
    </w:lvlOverride>
    <w:lvlOverride w:ilvl="5">
      <w:lvl w:ilvl="5" w:tplc="4E62955A">
        <w:start w:val="1"/>
        <w:numFmt w:val="lowerRoman"/>
        <w:lvlText w:val="%6."/>
        <w:lvlJc w:val="right"/>
        <w:pPr>
          <w:ind w:left="4320" w:hanging="180"/>
        </w:pPr>
        <w:rPr>
          <w:color w:val="0000FF"/>
          <w:u w:val="double"/>
        </w:rPr>
      </w:lvl>
    </w:lvlOverride>
    <w:lvlOverride w:ilvl="6">
      <w:lvl w:ilvl="6" w:tplc="03FAFC20">
        <w:start w:val="1"/>
        <w:numFmt w:val="decimal"/>
        <w:lvlText w:val="%7."/>
        <w:lvlJc w:val="left"/>
        <w:pPr>
          <w:ind w:left="5040" w:hanging="360"/>
        </w:pPr>
        <w:rPr>
          <w:color w:val="0000FF"/>
          <w:u w:val="double"/>
        </w:rPr>
      </w:lvl>
    </w:lvlOverride>
    <w:lvlOverride w:ilvl="7">
      <w:lvl w:ilvl="7" w:tplc="14C64D82">
        <w:start w:val="1"/>
        <w:numFmt w:val="lowerLetter"/>
        <w:lvlText w:val="%8."/>
        <w:lvlJc w:val="left"/>
        <w:pPr>
          <w:ind w:left="5760" w:hanging="360"/>
        </w:pPr>
        <w:rPr>
          <w:color w:val="0000FF"/>
          <w:u w:val="double"/>
        </w:rPr>
      </w:lvl>
    </w:lvlOverride>
    <w:lvlOverride w:ilvl="8">
      <w:lvl w:ilvl="8" w:tplc="DB08498C">
        <w:start w:val="1"/>
        <w:numFmt w:val="lowerRoman"/>
        <w:lvlText w:val="%9."/>
        <w:lvlJc w:val="right"/>
        <w:pPr>
          <w:ind w:left="6480" w:hanging="180"/>
        </w:pPr>
        <w:rPr>
          <w:color w:val="0000FF"/>
          <w:u w:val="double"/>
        </w:rPr>
      </w:lvl>
    </w:lvlOverride>
  </w:num>
  <w:num w:numId="50" w16cid:durableId="21204489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D30"/>
    <w:rsid w:val="00002AA3"/>
    <w:rsid w:val="00023B27"/>
    <w:rsid w:val="00024220"/>
    <w:rsid w:val="00030188"/>
    <w:rsid w:val="00035202"/>
    <w:rsid w:val="00045BA6"/>
    <w:rsid w:val="00094ACB"/>
    <w:rsid w:val="00097901"/>
    <w:rsid w:val="000A07CD"/>
    <w:rsid w:val="000D1F89"/>
    <w:rsid w:val="000E58EB"/>
    <w:rsid w:val="0011359F"/>
    <w:rsid w:val="00120D72"/>
    <w:rsid w:val="0015776E"/>
    <w:rsid w:val="00182CA0"/>
    <w:rsid w:val="00193620"/>
    <w:rsid w:val="001D11A9"/>
    <w:rsid w:val="00201D38"/>
    <w:rsid w:val="002122B9"/>
    <w:rsid w:val="002521D8"/>
    <w:rsid w:val="002538AC"/>
    <w:rsid w:val="002659AB"/>
    <w:rsid w:val="00274C3C"/>
    <w:rsid w:val="002750B5"/>
    <w:rsid w:val="00282768"/>
    <w:rsid w:val="00285809"/>
    <w:rsid w:val="00285DD1"/>
    <w:rsid w:val="002B0735"/>
    <w:rsid w:val="002C3EC1"/>
    <w:rsid w:val="002D13BE"/>
    <w:rsid w:val="002D32EA"/>
    <w:rsid w:val="002D4D30"/>
    <w:rsid w:val="002D6782"/>
    <w:rsid w:val="002F045C"/>
    <w:rsid w:val="002F459B"/>
    <w:rsid w:val="002F675E"/>
    <w:rsid w:val="003000A7"/>
    <w:rsid w:val="00343AE3"/>
    <w:rsid w:val="00345313"/>
    <w:rsid w:val="00352E1D"/>
    <w:rsid w:val="0036753E"/>
    <w:rsid w:val="003A1604"/>
    <w:rsid w:val="003A77DE"/>
    <w:rsid w:val="003E2161"/>
    <w:rsid w:val="003F232C"/>
    <w:rsid w:val="0041126F"/>
    <w:rsid w:val="00435503"/>
    <w:rsid w:val="004400E8"/>
    <w:rsid w:val="004676DB"/>
    <w:rsid w:val="00477691"/>
    <w:rsid w:val="004C740F"/>
    <w:rsid w:val="004D6430"/>
    <w:rsid w:val="00536FC5"/>
    <w:rsid w:val="00537212"/>
    <w:rsid w:val="005376E7"/>
    <w:rsid w:val="005406D7"/>
    <w:rsid w:val="005C7A2A"/>
    <w:rsid w:val="005D1818"/>
    <w:rsid w:val="005F3C94"/>
    <w:rsid w:val="006327CC"/>
    <w:rsid w:val="006569FF"/>
    <w:rsid w:val="00674F74"/>
    <w:rsid w:val="006A1D74"/>
    <w:rsid w:val="006A42FE"/>
    <w:rsid w:val="006D0ECC"/>
    <w:rsid w:val="007251E0"/>
    <w:rsid w:val="007278BA"/>
    <w:rsid w:val="00734401"/>
    <w:rsid w:val="0076054E"/>
    <w:rsid w:val="0078474E"/>
    <w:rsid w:val="007851B7"/>
    <w:rsid w:val="007C1077"/>
    <w:rsid w:val="007C4482"/>
    <w:rsid w:val="00841433"/>
    <w:rsid w:val="008A1065"/>
    <w:rsid w:val="008C3D5D"/>
    <w:rsid w:val="008D3A6E"/>
    <w:rsid w:val="008E6123"/>
    <w:rsid w:val="00912435"/>
    <w:rsid w:val="00916F88"/>
    <w:rsid w:val="009245C6"/>
    <w:rsid w:val="009328B1"/>
    <w:rsid w:val="00935752"/>
    <w:rsid w:val="00954C88"/>
    <w:rsid w:val="00960311"/>
    <w:rsid w:val="00971B5E"/>
    <w:rsid w:val="00992103"/>
    <w:rsid w:val="009A3E2A"/>
    <w:rsid w:val="009B3E6C"/>
    <w:rsid w:val="009D1D09"/>
    <w:rsid w:val="009E37AB"/>
    <w:rsid w:val="00A167E1"/>
    <w:rsid w:val="00A237CC"/>
    <w:rsid w:val="00A40786"/>
    <w:rsid w:val="00A43AD3"/>
    <w:rsid w:val="00A4420F"/>
    <w:rsid w:val="00AF4FB7"/>
    <w:rsid w:val="00B00A71"/>
    <w:rsid w:val="00B00D85"/>
    <w:rsid w:val="00B07F57"/>
    <w:rsid w:val="00B24138"/>
    <w:rsid w:val="00B2702C"/>
    <w:rsid w:val="00B311E1"/>
    <w:rsid w:val="00B34528"/>
    <w:rsid w:val="00BA20DA"/>
    <w:rsid w:val="00BA3302"/>
    <w:rsid w:val="00BC4688"/>
    <w:rsid w:val="00BC5DAC"/>
    <w:rsid w:val="00BD3F6C"/>
    <w:rsid w:val="00BE77E3"/>
    <w:rsid w:val="00C05F02"/>
    <w:rsid w:val="00C7306D"/>
    <w:rsid w:val="00C76BFF"/>
    <w:rsid w:val="00C87DFC"/>
    <w:rsid w:val="00CD18F7"/>
    <w:rsid w:val="00CF3DE6"/>
    <w:rsid w:val="00D202AF"/>
    <w:rsid w:val="00D2283D"/>
    <w:rsid w:val="00D63B88"/>
    <w:rsid w:val="00D71E5D"/>
    <w:rsid w:val="00D72221"/>
    <w:rsid w:val="00D907BF"/>
    <w:rsid w:val="00D978B0"/>
    <w:rsid w:val="00DB093D"/>
    <w:rsid w:val="00DB6A06"/>
    <w:rsid w:val="00DD3302"/>
    <w:rsid w:val="00DD520A"/>
    <w:rsid w:val="00DE6287"/>
    <w:rsid w:val="00DF6C42"/>
    <w:rsid w:val="00E17A70"/>
    <w:rsid w:val="00E52D98"/>
    <w:rsid w:val="00E77323"/>
    <w:rsid w:val="00EB7A99"/>
    <w:rsid w:val="00EF01D5"/>
    <w:rsid w:val="00EF603F"/>
    <w:rsid w:val="00EF7D13"/>
    <w:rsid w:val="00F1703A"/>
    <w:rsid w:val="00F2070D"/>
    <w:rsid w:val="00F35917"/>
    <w:rsid w:val="00F941CF"/>
    <w:rsid w:val="00F94ED1"/>
    <w:rsid w:val="00FA439E"/>
    <w:rsid w:val="00FA4582"/>
    <w:rsid w:val="00FA5BE7"/>
    <w:rsid w:val="00FD258A"/>
    <w:rsid w:val="00FD5534"/>
    <w:rsid w:val="00FF3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37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iPriority="99" w:unhideWhenUsed="1"/>
    <w:lsdException w:name="List Bullet 5" w:semiHidden="1"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Times New Roman" w:cs="Times New Roman"/>
      <w:sz w:val="28"/>
    </w:rPr>
  </w:style>
  <w:style w:type="paragraph" w:styleId="Heading1">
    <w:name w:val="heading 1"/>
    <w:basedOn w:val="Normal"/>
    <w:next w:val="MNBodyTextFirstIndentDS"/>
    <w:link w:val="Heading1Char"/>
    <w:qFormat/>
    <w:pPr>
      <w:keepNext/>
      <w:numPr>
        <w:numId w:val="1"/>
      </w:numPr>
      <w:spacing w:after="240"/>
      <w:jc w:val="center"/>
      <w:outlineLvl w:val="0"/>
    </w:pPr>
    <w:rPr>
      <w:bCs/>
      <w:caps/>
      <w:szCs w:val="32"/>
      <w:u w:val="single"/>
    </w:rPr>
  </w:style>
  <w:style w:type="paragraph" w:styleId="Heading2">
    <w:name w:val="heading 2"/>
    <w:basedOn w:val="Normal"/>
    <w:next w:val="MNBodyTextFirstIndentDS"/>
    <w:link w:val="Heading2Char"/>
    <w:qFormat/>
    <w:pPr>
      <w:keepNext/>
      <w:keepLines/>
      <w:numPr>
        <w:ilvl w:val="1"/>
        <w:numId w:val="1"/>
      </w:numPr>
      <w:tabs>
        <w:tab w:val="right" w:pos="7920"/>
      </w:tabs>
      <w:spacing w:after="240"/>
      <w:ind w:right="1440"/>
      <w:jc w:val="both"/>
      <w:outlineLvl w:val="1"/>
    </w:pPr>
    <w:rPr>
      <w:bCs/>
      <w:iCs/>
      <w:caps/>
      <w:szCs w:val="28"/>
    </w:rPr>
  </w:style>
  <w:style w:type="paragraph" w:styleId="Heading3">
    <w:name w:val="heading 3"/>
    <w:basedOn w:val="Normal"/>
    <w:next w:val="MNBodyTextFirstIndentDS"/>
    <w:link w:val="Heading3Char"/>
    <w:qFormat/>
    <w:pPr>
      <w:keepNext/>
      <w:numPr>
        <w:ilvl w:val="2"/>
        <w:numId w:val="1"/>
      </w:numPr>
      <w:tabs>
        <w:tab w:val="right" w:pos="7920"/>
      </w:tabs>
      <w:spacing w:after="240"/>
      <w:ind w:right="1440"/>
      <w:jc w:val="both"/>
      <w:outlineLvl w:val="2"/>
    </w:pPr>
    <w:rPr>
      <w:bCs/>
      <w:szCs w:val="26"/>
    </w:rPr>
  </w:style>
  <w:style w:type="paragraph" w:styleId="Heading4">
    <w:name w:val="heading 4"/>
    <w:basedOn w:val="Normal"/>
    <w:next w:val="MNBodyTextFirstIndentDS"/>
    <w:link w:val="Heading4Char"/>
    <w:qFormat/>
    <w:pPr>
      <w:keepNext/>
      <w:numPr>
        <w:ilvl w:val="3"/>
        <w:numId w:val="1"/>
      </w:numPr>
      <w:tabs>
        <w:tab w:val="right" w:pos="7920"/>
      </w:tabs>
      <w:spacing w:after="240"/>
      <w:ind w:right="1440"/>
      <w:jc w:val="both"/>
      <w:outlineLvl w:val="3"/>
    </w:pPr>
    <w:rPr>
      <w:bCs/>
      <w:szCs w:val="28"/>
    </w:rPr>
  </w:style>
  <w:style w:type="paragraph" w:styleId="Heading5">
    <w:name w:val="heading 5"/>
    <w:basedOn w:val="Normal"/>
    <w:next w:val="MNBodyTextFirstIndentDS"/>
    <w:link w:val="Heading5Char"/>
    <w:qFormat/>
    <w:pPr>
      <w:keepNext/>
      <w:numPr>
        <w:ilvl w:val="4"/>
        <w:numId w:val="1"/>
      </w:numPr>
      <w:tabs>
        <w:tab w:val="right" w:pos="7920"/>
      </w:tabs>
      <w:suppressAutoHyphens w:val="0"/>
      <w:spacing w:after="240"/>
      <w:ind w:right="1440"/>
      <w:jc w:val="both"/>
      <w:outlineLvl w:val="4"/>
    </w:pPr>
    <w:rPr>
      <w:bCs/>
      <w:iCs/>
      <w:szCs w:val="26"/>
    </w:rPr>
  </w:style>
  <w:style w:type="paragraph" w:styleId="Heading6">
    <w:name w:val="heading 6"/>
    <w:basedOn w:val="Normal"/>
    <w:next w:val="Normal"/>
    <w:link w:val="Heading6Char"/>
    <w:qFormat/>
    <w:pPr>
      <w:numPr>
        <w:ilvl w:val="5"/>
        <w:numId w:val="1"/>
      </w:numPr>
      <w:spacing w:after="240"/>
      <w:outlineLvl w:val="5"/>
    </w:pPr>
    <w:rPr>
      <w:bCs/>
      <w:szCs w:val="22"/>
    </w:rPr>
  </w:style>
  <w:style w:type="paragraph" w:styleId="Heading7">
    <w:name w:val="heading 7"/>
    <w:basedOn w:val="Normal"/>
    <w:next w:val="Normal"/>
    <w:link w:val="Heading7Char"/>
    <w:qFormat/>
    <w:pPr>
      <w:numPr>
        <w:ilvl w:val="6"/>
        <w:numId w:val="1"/>
      </w:numPr>
      <w:spacing w:after="240"/>
      <w:outlineLvl w:val="6"/>
    </w:pPr>
  </w:style>
  <w:style w:type="paragraph" w:styleId="Heading8">
    <w:name w:val="heading 8"/>
    <w:basedOn w:val="Normal"/>
    <w:next w:val="Normal"/>
    <w:link w:val="Heading8Char"/>
    <w:qFormat/>
    <w:pPr>
      <w:numPr>
        <w:ilvl w:val="7"/>
        <w:numId w:val="1"/>
      </w:numPr>
      <w:spacing w:after="240"/>
      <w:outlineLvl w:val="7"/>
    </w:pPr>
    <w:rPr>
      <w:iCs/>
    </w:rPr>
  </w:style>
  <w:style w:type="paragraph" w:styleId="Heading9">
    <w:name w:val="heading 9"/>
    <w:basedOn w:val="Normal"/>
    <w:next w:val="Normal"/>
    <w:link w:val="Heading9Char"/>
    <w:qFormat/>
    <w:pPr>
      <w:numPr>
        <w:ilvl w:val="8"/>
        <w:numId w:val="1"/>
      </w:numPr>
      <w:spacing w:after="240" w:line="240" w:lineRule="exact"/>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NBlockQuote">
    <w:name w:val="MN Block Quote"/>
    <w:basedOn w:val="Normal"/>
    <w:qFormat/>
    <w:pPr>
      <w:spacing w:after="240"/>
      <w:ind w:left="1440" w:right="1440"/>
      <w:jc w:val="both"/>
    </w:pPr>
  </w:style>
  <w:style w:type="paragraph" w:customStyle="1" w:styleId="MNBodyTextDS">
    <w:name w:val="MN Body Text DS"/>
    <w:basedOn w:val="Normal"/>
    <w:pPr>
      <w:spacing w:line="480" w:lineRule="auto"/>
      <w:jc w:val="both"/>
    </w:pPr>
  </w:style>
  <w:style w:type="paragraph" w:customStyle="1" w:styleId="MNBodyTextFirstIndentDS">
    <w:name w:val="MN Body Text First Indent DS"/>
    <w:basedOn w:val="Normal"/>
    <w:link w:val="MNBodyTextFirstIndentDSChar"/>
    <w:qFormat/>
    <w:pPr>
      <w:spacing w:line="480" w:lineRule="auto"/>
      <w:ind w:firstLine="1440"/>
      <w:jc w:val="both"/>
    </w:pPr>
  </w:style>
  <w:style w:type="paragraph" w:customStyle="1" w:styleId="MNBodyTextFirstIndentSS">
    <w:name w:val="MN Body Text First Indent SS"/>
    <w:basedOn w:val="Normal"/>
    <w:pPr>
      <w:spacing w:after="240"/>
      <w:ind w:firstLine="1440"/>
      <w:jc w:val="both"/>
    </w:pPr>
  </w:style>
  <w:style w:type="paragraph" w:customStyle="1" w:styleId="MNBodyTextSS">
    <w:name w:val="MN Body Text SS"/>
    <w:basedOn w:val="Normal"/>
    <w:pPr>
      <w:spacing w:after="240"/>
      <w:jc w:val="both"/>
    </w:pPr>
  </w:style>
  <w:style w:type="paragraph" w:customStyle="1" w:styleId="MNBulletPara">
    <w:name w:val="MN Bullet Para"/>
    <w:basedOn w:val="Normal"/>
    <w:qFormat/>
    <w:pPr>
      <w:numPr>
        <w:numId w:val="17"/>
      </w:numPr>
      <w:jc w:val="both"/>
    </w:pPr>
    <w:rPr>
      <w:rFonts w:eastAsiaTheme="minorHAnsi" w:cstheme="minorBidi"/>
    </w:rPr>
  </w:style>
  <w:style w:type="paragraph" w:styleId="TOC7">
    <w:name w:val="toc 7"/>
    <w:basedOn w:val="Normal"/>
    <w:next w:val="Normal"/>
    <w:autoRedefine/>
    <w:semiHidden/>
    <w:pPr>
      <w:spacing w:after="240"/>
      <w:ind w:left="5040" w:right="432" w:hanging="720"/>
    </w:pPr>
    <w:rPr>
      <w:noProof/>
    </w:rPr>
  </w:style>
  <w:style w:type="paragraph" w:customStyle="1" w:styleId="MNBulletPara5">
    <w:name w:val="MN Bullet Para .5"/>
    <w:basedOn w:val="Normal"/>
    <w:qFormat/>
    <w:pPr>
      <w:numPr>
        <w:ilvl w:val="1"/>
        <w:numId w:val="17"/>
      </w:numPr>
      <w:jc w:val="both"/>
    </w:pPr>
    <w:rPr>
      <w:rFonts w:eastAsiaTheme="minorHAnsi" w:cstheme="minorBidi"/>
    </w:rPr>
  </w:style>
  <w:style w:type="paragraph" w:customStyle="1" w:styleId="MNBulletPara1">
    <w:name w:val="MN Bullet Para 1"/>
    <w:basedOn w:val="Normal"/>
    <w:qFormat/>
    <w:pPr>
      <w:numPr>
        <w:ilvl w:val="2"/>
        <w:numId w:val="17"/>
      </w:numPr>
      <w:jc w:val="both"/>
    </w:pPr>
    <w:rPr>
      <w:rFonts w:eastAsiaTheme="minorHAnsi" w:cstheme="minorBidi"/>
    </w:rPr>
  </w:style>
  <w:style w:type="character" w:customStyle="1" w:styleId="MNPageNumber">
    <w:name w:val="MN Page Number"/>
    <w:basedOn w:val="DefaultParagraphFont"/>
  </w:style>
  <w:style w:type="paragraph" w:customStyle="1" w:styleId="MNPlainText">
    <w:name w:val="MN Plain Text"/>
    <w:basedOn w:val="Normal"/>
    <w:qFormat/>
    <w:pPr>
      <w:jc w:val="both"/>
    </w:pPr>
  </w:style>
  <w:style w:type="paragraph" w:customStyle="1" w:styleId="MNSignature">
    <w:name w:val="MN Signature"/>
    <w:basedOn w:val="Normal"/>
    <w:pPr>
      <w:ind w:left="4320"/>
    </w:pPr>
  </w:style>
  <w:style w:type="paragraph" w:customStyle="1" w:styleId="MNSubtitle">
    <w:name w:val="MN Subtitle"/>
    <w:basedOn w:val="Normal"/>
    <w:next w:val="MNPlainText"/>
    <w:pPr>
      <w:spacing w:after="240"/>
      <w:jc w:val="center"/>
    </w:pPr>
  </w:style>
  <w:style w:type="paragraph" w:customStyle="1" w:styleId="MNTitle">
    <w:name w:val="MN Title"/>
    <w:basedOn w:val="Normal"/>
    <w:next w:val="MNPlainText"/>
    <w:pPr>
      <w:jc w:val="center"/>
    </w:pPr>
    <w:rPr>
      <w:b/>
      <w:caps/>
    </w:rPr>
  </w:style>
  <w:style w:type="paragraph" w:customStyle="1" w:styleId="MNNumParaDS">
    <w:name w:val="MN NumPara DS"/>
    <w:basedOn w:val="Normal"/>
    <w:pPr>
      <w:numPr>
        <w:numId w:val="12"/>
      </w:numPr>
      <w:spacing w:line="480" w:lineRule="auto"/>
      <w:jc w:val="both"/>
    </w:pPr>
  </w:style>
  <w:style w:type="paragraph" w:customStyle="1" w:styleId="MNNumParaSS">
    <w:name w:val="MN NumPara SS"/>
    <w:basedOn w:val="Normal"/>
    <w:pPr>
      <w:numPr>
        <w:numId w:val="15"/>
      </w:numPr>
      <w:spacing w:after="240"/>
      <w:jc w:val="both"/>
    </w:pPr>
  </w:style>
  <w:style w:type="paragraph" w:customStyle="1" w:styleId="MNInterrogNumberSS">
    <w:name w:val="MN Interrog Number SS"/>
    <w:basedOn w:val="Normal"/>
    <w:next w:val="MNBodyTextFirstIndentSS"/>
    <w:qFormat/>
    <w:pPr>
      <w:numPr>
        <w:numId w:val="19"/>
      </w:numPr>
      <w:tabs>
        <w:tab w:val="clear" w:pos="4752"/>
        <w:tab w:val="num" w:pos="5040"/>
      </w:tabs>
      <w:spacing w:after="240"/>
      <w:jc w:val="both"/>
    </w:pPr>
    <w:rPr>
      <w:rFonts w:eastAsiaTheme="minorHAnsi" w:cstheme="minorBidi"/>
    </w:rPr>
  </w:style>
  <w:style w:type="paragraph" w:customStyle="1" w:styleId="MNInterrogNumberDS">
    <w:name w:val="MN Interrog Number DS"/>
    <w:basedOn w:val="Normal"/>
    <w:next w:val="MNBodyTextFirstIndentDS"/>
    <w:qFormat/>
    <w:pPr>
      <w:numPr>
        <w:numId w:val="18"/>
      </w:numPr>
      <w:tabs>
        <w:tab w:val="clear" w:pos="3708"/>
        <w:tab w:val="left" w:pos="5040"/>
      </w:tabs>
      <w:spacing w:line="480" w:lineRule="auto"/>
      <w:ind w:left="0"/>
      <w:jc w:val="both"/>
    </w:pPr>
    <w:rPr>
      <w:rFonts w:eastAsiaTheme="minorHAnsi" w:cstheme="minorBidi"/>
      <w:szCs w:val="28"/>
    </w:rPr>
  </w:style>
  <w:style w:type="paragraph" w:customStyle="1" w:styleId="MNRequestNumberSS">
    <w:name w:val="MN Request Number SS"/>
    <w:basedOn w:val="Normal"/>
    <w:next w:val="MNBodyTextFirstIndentSS"/>
    <w:qFormat/>
    <w:pPr>
      <w:numPr>
        <w:numId w:val="21"/>
      </w:numPr>
      <w:tabs>
        <w:tab w:val="clear" w:pos="3744"/>
        <w:tab w:val="num" w:pos="3870"/>
      </w:tabs>
      <w:spacing w:after="240"/>
      <w:jc w:val="both"/>
    </w:pPr>
    <w:rPr>
      <w:rFonts w:eastAsiaTheme="minorHAnsi" w:cstheme="minorBidi"/>
    </w:rPr>
  </w:style>
  <w:style w:type="paragraph" w:customStyle="1" w:styleId="MNResponseNumberDS">
    <w:name w:val="MN Response Number DS"/>
    <w:basedOn w:val="Normal"/>
    <w:next w:val="MNBodyTextFirstIndentDS"/>
    <w:qFormat/>
    <w:pPr>
      <w:numPr>
        <w:numId w:val="22"/>
      </w:numPr>
      <w:tabs>
        <w:tab w:val="clear" w:pos="3744"/>
        <w:tab w:val="num" w:pos="3960"/>
      </w:tabs>
      <w:spacing w:line="480" w:lineRule="auto"/>
      <w:jc w:val="both"/>
    </w:pPr>
    <w:rPr>
      <w:rFonts w:eastAsiaTheme="minorHAnsi" w:cstheme="minorBidi"/>
    </w:rPr>
  </w:style>
  <w:style w:type="paragraph" w:customStyle="1" w:styleId="TOCPage">
    <w:name w:val="TOC Page"/>
    <w:basedOn w:val="Normal"/>
    <w:pPr>
      <w:spacing w:after="240"/>
      <w:jc w:val="right"/>
    </w:pPr>
    <w:rPr>
      <w:szCs w:val="20"/>
      <w:u w:val="single"/>
    </w:rPr>
  </w:style>
  <w:style w:type="character" w:customStyle="1" w:styleId="Heading1Char">
    <w:name w:val="Heading 1 Char"/>
    <w:basedOn w:val="DefaultParagraphFont"/>
    <w:link w:val="Heading1"/>
    <w:rPr>
      <w:rFonts w:eastAsia="Times New Roman" w:cs="Times New Roman"/>
      <w:bCs/>
      <w:caps/>
      <w:sz w:val="28"/>
      <w:szCs w:val="32"/>
      <w:u w:val="single"/>
    </w:rPr>
  </w:style>
  <w:style w:type="paragraph" w:styleId="TOCHeading">
    <w:name w:val="TOC Heading"/>
    <w:basedOn w:val="Normal"/>
    <w:qFormat/>
    <w:pPr>
      <w:spacing w:after="240"/>
      <w:jc w:val="center"/>
    </w:pPr>
    <w:rPr>
      <w:caps/>
      <w:szCs w:val="20"/>
      <w:u w:val="single"/>
    </w:rPr>
  </w:style>
  <w:style w:type="paragraph" w:styleId="TOC2">
    <w:name w:val="toc 2"/>
    <w:basedOn w:val="Normal"/>
    <w:next w:val="Normal"/>
    <w:autoRedefine/>
    <w:pPr>
      <w:tabs>
        <w:tab w:val="left" w:pos="1440"/>
        <w:tab w:val="right" w:pos="9360"/>
      </w:tabs>
      <w:spacing w:after="240"/>
      <w:ind w:left="1440" w:right="1440" w:hanging="720"/>
      <w:jc w:val="both"/>
    </w:pPr>
    <w:rPr>
      <w:caps/>
      <w:noProof/>
    </w:rPr>
  </w:style>
  <w:style w:type="paragraph" w:styleId="TOC1">
    <w:name w:val="toc 1"/>
    <w:basedOn w:val="Normal"/>
    <w:next w:val="Normal"/>
    <w:autoRedefine/>
    <w:uiPriority w:val="39"/>
    <w:pPr>
      <w:tabs>
        <w:tab w:val="right" w:pos="9360"/>
      </w:tabs>
      <w:spacing w:after="240"/>
      <w:ind w:left="720" w:right="1440" w:hanging="720"/>
    </w:pPr>
    <w:rPr>
      <w:caps/>
      <w:noProof/>
    </w:rPr>
  </w:style>
  <w:style w:type="paragraph" w:styleId="TOC3">
    <w:name w:val="toc 3"/>
    <w:basedOn w:val="Normal"/>
    <w:next w:val="Normal"/>
    <w:autoRedefine/>
    <w:pPr>
      <w:tabs>
        <w:tab w:val="left" w:pos="2160"/>
        <w:tab w:val="right" w:pos="9360"/>
      </w:tabs>
      <w:spacing w:after="240"/>
      <w:ind w:left="2160" w:right="1440" w:hanging="720"/>
      <w:jc w:val="both"/>
    </w:pPr>
    <w:rPr>
      <w:noProof/>
    </w:rPr>
  </w:style>
  <w:style w:type="paragraph" w:styleId="TOC4">
    <w:name w:val="toc 4"/>
    <w:basedOn w:val="Normal"/>
    <w:next w:val="Normal"/>
    <w:autoRedefine/>
    <w:pPr>
      <w:tabs>
        <w:tab w:val="left" w:pos="2880"/>
        <w:tab w:val="right" w:pos="9360"/>
      </w:tabs>
      <w:spacing w:after="240"/>
      <w:ind w:left="2880" w:right="1440" w:hanging="720"/>
      <w:jc w:val="both"/>
    </w:pPr>
    <w:rPr>
      <w:noProof/>
    </w:rPr>
  </w:style>
  <w:style w:type="paragraph" w:styleId="TOC5">
    <w:name w:val="toc 5"/>
    <w:basedOn w:val="Normal"/>
    <w:next w:val="Normal"/>
    <w:autoRedefine/>
    <w:pPr>
      <w:tabs>
        <w:tab w:val="left" w:pos="3600"/>
        <w:tab w:val="right" w:pos="9360"/>
      </w:tabs>
      <w:spacing w:after="240"/>
      <w:ind w:left="3600" w:right="1440" w:hanging="720"/>
      <w:jc w:val="both"/>
    </w:pPr>
    <w:rPr>
      <w:noProof/>
    </w:rPr>
  </w:style>
  <w:style w:type="paragraph" w:styleId="TOC6">
    <w:name w:val="toc 6"/>
    <w:basedOn w:val="Normal"/>
    <w:next w:val="Normal"/>
    <w:autoRedefine/>
    <w:semiHidden/>
    <w:pPr>
      <w:spacing w:after="240"/>
      <w:ind w:left="4320" w:right="432" w:hanging="720"/>
    </w:pPr>
    <w:rPr>
      <w:noProof/>
    </w:rPr>
  </w:style>
  <w:style w:type="paragraph" w:styleId="TOC8">
    <w:name w:val="toc 8"/>
    <w:basedOn w:val="Normal"/>
    <w:next w:val="Normal"/>
    <w:autoRedefine/>
    <w:semiHidden/>
    <w:pPr>
      <w:spacing w:after="240"/>
      <w:ind w:left="5760" w:right="432" w:hanging="720"/>
    </w:pPr>
    <w:rPr>
      <w:noProof/>
    </w:rPr>
  </w:style>
  <w:style w:type="paragraph" w:styleId="TOC9">
    <w:name w:val="toc 9"/>
    <w:basedOn w:val="Normal"/>
    <w:next w:val="Normal"/>
    <w:autoRedefine/>
    <w:semiHidden/>
    <w:pPr>
      <w:ind w:left="6480" w:right="432" w:hanging="720"/>
    </w:pPr>
    <w:rPr>
      <w:noProof/>
    </w:r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Times New Roman" w:hAnsi="Tahoma" w:cs="Tahoma"/>
      <w:sz w:val="16"/>
      <w:szCs w:val="16"/>
    </w:rPr>
  </w:style>
  <w:style w:type="character" w:customStyle="1" w:styleId="Heading2Char">
    <w:name w:val="Heading 2 Char"/>
    <w:basedOn w:val="DefaultParagraphFont"/>
    <w:link w:val="Heading2"/>
    <w:rPr>
      <w:rFonts w:eastAsia="Times New Roman" w:cs="Times New Roman"/>
      <w:bCs/>
      <w:iCs/>
      <w:caps/>
      <w:sz w:val="28"/>
      <w:szCs w:val="28"/>
    </w:rPr>
  </w:style>
  <w:style w:type="character" w:customStyle="1" w:styleId="Heading3Char">
    <w:name w:val="Heading 3 Char"/>
    <w:basedOn w:val="DefaultParagraphFont"/>
    <w:link w:val="Heading3"/>
    <w:rPr>
      <w:rFonts w:eastAsia="Times New Roman" w:cs="Times New Roman"/>
      <w:bCs/>
      <w:sz w:val="28"/>
      <w:szCs w:val="26"/>
    </w:rPr>
  </w:style>
  <w:style w:type="character" w:customStyle="1" w:styleId="Heading4Char">
    <w:name w:val="Heading 4 Char"/>
    <w:basedOn w:val="DefaultParagraphFont"/>
    <w:link w:val="Heading4"/>
    <w:rPr>
      <w:rFonts w:eastAsia="Times New Roman" w:cs="Times New Roman"/>
      <w:bCs/>
      <w:sz w:val="28"/>
      <w:szCs w:val="28"/>
    </w:rPr>
  </w:style>
  <w:style w:type="character" w:customStyle="1" w:styleId="Heading5Char">
    <w:name w:val="Heading 5 Char"/>
    <w:basedOn w:val="DefaultParagraphFont"/>
    <w:link w:val="Heading5"/>
    <w:rPr>
      <w:rFonts w:eastAsia="Times New Roman" w:cs="Times New Roman"/>
      <w:bCs/>
      <w:iCs/>
      <w:sz w:val="28"/>
      <w:szCs w:val="26"/>
    </w:rPr>
  </w:style>
  <w:style w:type="character" w:customStyle="1" w:styleId="Heading6Char">
    <w:name w:val="Heading 6 Char"/>
    <w:basedOn w:val="DefaultParagraphFont"/>
    <w:link w:val="Heading6"/>
    <w:rPr>
      <w:rFonts w:eastAsia="Times New Roman" w:cs="Times New Roman"/>
      <w:bCs/>
      <w:sz w:val="28"/>
      <w:szCs w:val="22"/>
    </w:rPr>
  </w:style>
  <w:style w:type="character" w:customStyle="1" w:styleId="Heading7Char">
    <w:name w:val="Heading 7 Char"/>
    <w:basedOn w:val="DefaultParagraphFont"/>
    <w:link w:val="Heading7"/>
    <w:rPr>
      <w:rFonts w:eastAsia="Times New Roman" w:cs="Times New Roman"/>
      <w:sz w:val="28"/>
    </w:rPr>
  </w:style>
  <w:style w:type="character" w:customStyle="1" w:styleId="Heading8Char">
    <w:name w:val="Heading 8 Char"/>
    <w:basedOn w:val="DefaultParagraphFont"/>
    <w:link w:val="Heading8"/>
    <w:rPr>
      <w:rFonts w:eastAsia="Times New Roman" w:cs="Times New Roman"/>
      <w:iCs/>
      <w:sz w:val="28"/>
    </w:rPr>
  </w:style>
  <w:style w:type="character" w:customStyle="1" w:styleId="Heading9Char">
    <w:name w:val="Heading 9 Char"/>
    <w:basedOn w:val="DefaultParagraphFont"/>
    <w:link w:val="Heading9"/>
    <w:rPr>
      <w:rFonts w:eastAsia="Times New Roman" w:cs="Times New Roman"/>
      <w:sz w:val="28"/>
      <w:szCs w:val="22"/>
    </w:rPr>
  </w:style>
  <w:style w:type="paragraph" w:customStyle="1" w:styleId="MNTableNormal">
    <w:name w:val="MN Table Normal"/>
    <w:basedOn w:val="Normal"/>
  </w:style>
  <w:style w:type="table" w:styleId="TableGrid">
    <w:name w:val="Table Grid"/>
    <w:basedOn w:val="TableNormal"/>
    <w:rPr>
      <w:rFonts w:eastAsia="Times New Roman" w:cs="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ngleSpacing">
    <w:name w:val="Single Spacing"/>
    <w:basedOn w:val="Normal"/>
    <w:pPr>
      <w:widowControl w:val="0"/>
      <w:suppressAutoHyphens w:val="0"/>
    </w:pPr>
    <w:rPr>
      <w:szCs w:val="20"/>
    </w:rPr>
  </w:style>
  <w:style w:type="paragraph" w:customStyle="1" w:styleId="MNDate">
    <w:name w:val="MN Date"/>
    <w:basedOn w:val="Normal"/>
    <w:next w:val="Normal"/>
    <w:pPr>
      <w:suppressAutoHyphens w:val="0"/>
      <w:ind w:left="720" w:hanging="720"/>
    </w:pPr>
    <w:rPr>
      <w:szCs w:val="20"/>
    </w:rPr>
  </w:style>
  <w:style w:type="paragraph" w:customStyle="1" w:styleId="FirmName">
    <w:name w:val="Firm Name"/>
    <w:basedOn w:val="Normal"/>
    <w:pPr>
      <w:widowControl w:val="0"/>
      <w:suppressAutoHyphens w:val="0"/>
    </w:pPr>
    <w:rPr>
      <w:caps/>
    </w:rPr>
  </w:style>
  <w:style w:type="paragraph" w:customStyle="1" w:styleId="MNAttorneys">
    <w:name w:val="MN Attorneys"/>
    <w:basedOn w:val="Normal"/>
    <w:pPr>
      <w:ind w:left="144"/>
    </w:pPr>
    <w:rPr>
      <w:i/>
    </w:rPr>
  </w:style>
  <w:style w:type="paragraph" w:styleId="BlockText">
    <w:name w:val="Block Text"/>
    <w:basedOn w:val="Normal"/>
    <w:semiHidden/>
    <w:pPr>
      <w:spacing w:after="120"/>
      <w:ind w:left="1440" w:right="1440"/>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rFonts w:eastAsia="Times New Roman" w:cs="Times New Roman"/>
    </w:rPr>
  </w:style>
  <w:style w:type="paragraph" w:styleId="BodyText2">
    <w:name w:val="Body Text 2"/>
    <w:basedOn w:val="Normal"/>
    <w:link w:val="BodyText2Char"/>
    <w:semiHidden/>
    <w:pPr>
      <w:spacing w:after="120" w:line="480" w:lineRule="auto"/>
    </w:pPr>
  </w:style>
  <w:style w:type="character" w:customStyle="1" w:styleId="BodyText2Char">
    <w:name w:val="Body Text 2 Char"/>
    <w:basedOn w:val="DefaultParagraphFont"/>
    <w:link w:val="BodyText2"/>
    <w:semiHidden/>
    <w:rPr>
      <w:rFonts w:eastAsia="Times New Roman" w:cs="Times New Roman"/>
    </w:rPr>
  </w:style>
  <w:style w:type="paragraph" w:styleId="BodyText3">
    <w:name w:val="Body Text 3"/>
    <w:basedOn w:val="Normal"/>
    <w:link w:val="BodyText3Char"/>
    <w:semiHidden/>
    <w:pPr>
      <w:spacing w:after="120"/>
    </w:pPr>
    <w:rPr>
      <w:sz w:val="16"/>
      <w:szCs w:val="16"/>
    </w:rPr>
  </w:style>
  <w:style w:type="character" w:customStyle="1" w:styleId="BodyText3Char">
    <w:name w:val="Body Text 3 Char"/>
    <w:basedOn w:val="DefaultParagraphFont"/>
    <w:link w:val="BodyText3"/>
    <w:semiHidden/>
    <w:rPr>
      <w:rFonts w:eastAsia="Times New Roman" w:cs="Times New Roman"/>
      <w:sz w:val="16"/>
      <w:szCs w:val="16"/>
    </w:rPr>
  </w:style>
  <w:style w:type="paragraph" w:styleId="BodyTextFirstIndent">
    <w:name w:val="Body Text First Indent"/>
    <w:basedOn w:val="BodyText"/>
    <w:link w:val="BodyTextFirstIndentChar"/>
    <w:semiHidden/>
    <w:pPr>
      <w:ind w:firstLine="210"/>
    </w:pPr>
  </w:style>
  <w:style w:type="character" w:customStyle="1" w:styleId="BodyTextFirstIndentChar">
    <w:name w:val="Body Text First Indent Char"/>
    <w:basedOn w:val="BodyTextChar"/>
    <w:link w:val="BodyTextFirstIndent"/>
    <w:semiHidden/>
    <w:rPr>
      <w:rFonts w:eastAsia="Times New Roman" w:cs="Times New Roman"/>
    </w:rPr>
  </w:style>
  <w:style w:type="paragraph" w:styleId="BodyTextIndent">
    <w:name w:val="Body Text Indent"/>
    <w:basedOn w:val="Normal"/>
    <w:link w:val="BodyTextIndentChar"/>
    <w:semiHidden/>
    <w:pPr>
      <w:spacing w:after="120"/>
      <w:ind w:left="360"/>
    </w:pPr>
  </w:style>
  <w:style w:type="character" w:customStyle="1" w:styleId="BodyTextIndentChar">
    <w:name w:val="Body Text Indent Char"/>
    <w:basedOn w:val="DefaultParagraphFont"/>
    <w:link w:val="BodyTextIndent"/>
    <w:semiHidden/>
    <w:rPr>
      <w:rFonts w:eastAsia="Times New Roman" w:cs="Times New Roman"/>
    </w:rPr>
  </w:style>
  <w:style w:type="paragraph" w:styleId="BodyTextFirstIndent2">
    <w:name w:val="Body Text First Indent 2"/>
    <w:basedOn w:val="BodyTextIndent"/>
    <w:link w:val="BodyTextFirstIndent2Char"/>
    <w:semiHidden/>
    <w:pPr>
      <w:ind w:firstLine="210"/>
    </w:pPr>
  </w:style>
  <w:style w:type="character" w:customStyle="1" w:styleId="BodyTextFirstIndent2Char">
    <w:name w:val="Body Text First Indent 2 Char"/>
    <w:basedOn w:val="BodyTextIndentChar"/>
    <w:link w:val="BodyTextFirstIndent2"/>
    <w:semiHidden/>
    <w:rPr>
      <w:rFonts w:eastAsia="Times New Roman" w:cs="Times New Roman"/>
    </w:rPr>
  </w:style>
  <w:style w:type="paragraph" w:styleId="BodyTextIndent2">
    <w:name w:val="Body Text Indent 2"/>
    <w:basedOn w:val="Normal"/>
    <w:link w:val="BodyTextIndent2Char"/>
    <w:semiHidden/>
    <w:pPr>
      <w:spacing w:after="120" w:line="480" w:lineRule="auto"/>
      <w:ind w:left="360"/>
    </w:pPr>
  </w:style>
  <w:style w:type="character" w:customStyle="1" w:styleId="BodyTextIndent2Char">
    <w:name w:val="Body Text Indent 2 Char"/>
    <w:basedOn w:val="DefaultParagraphFont"/>
    <w:link w:val="BodyTextIndent2"/>
    <w:semiHidden/>
    <w:rPr>
      <w:rFonts w:eastAsia="Times New Roman" w:cs="Times New Roman"/>
    </w:rPr>
  </w:style>
  <w:style w:type="paragraph" w:styleId="BodyTextIndent3">
    <w:name w:val="Body Text Indent 3"/>
    <w:basedOn w:val="Normal"/>
    <w:link w:val="BodyTextIndent3Char"/>
    <w:semiHidden/>
    <w:pPr>
      <w:spacing w:after="120"/>
      <w:ind w:left="360"/>
    </w:pPr>
    <w:rPr>
      <w:sz w:val="16"/>
      <w:szCs w:val="16"/>
    </w:rPr>
  </w:style>
  <w:style w:type="character" w:customStyle="1" w:styleId="BodyTextIndent3Char">
    <w:name w:val="Body Text Indent 3 Char"/>
    <w:basedOn w:val="DefaultParagraphFont"/>
    <w:link w:val="BodyTextIndent3"/>
    <w:semiHidden/>
    <w:rPr>
      <w:rFonts w:eastAsia="Times New Roman" w:cs="Times New Roman"/>
      <w:sz w:val="16"/>
      <w:szCs w:val="16"/>
    </w:rPr>
  </w:style>
  <w:style w:type="paragraph" w:customStyle="1" w:styleId="border">
    <w:name w:val="border"/>
    <w:basedOn w:val="SingleSpacing"/>
    <w:semiHidden/>
    <w:rPr>
      <w:bCs/>
    </w:rPr>
  </w:style>
  <w:style w:type="paragraph" w:styleId="Caption">
    <w:name w:val="caption"/>
    <w:basedOn w:val="Normal"/>
    <w:next w:val="Normal"/>
    <w:rPr>
      <w:b/>
      <w:bCs/>
      <w:sz w:val="20"/>
      <w:szCs w:val="20"/>
    </w:rPr>
  </w:style>
  <w:style w:type="paragraph" w:customStyle="1" w:styleId="CaseNo">
    <w:name w:val="Case No"/>
    <w:basedOn w:val="Normal"/>
    <w:semiHidden/>
    <w:pPr>
      <w:ind w:left="144"/>
    </w:pPr>
  </w:style>
  <w:style w:type="paragraph" w:styleId="Closing">
    <w:name w:val="Closing"/>
    <w:basedOn w:val="Normal"/>
    <w:link w:val="ClosingChar"/>
    <w:pPr>
      <w:suppressAutoHyphens w:val="0"/>
      <w:jc w:val="both"/>
    </w:pPr>
    <w:rPr>
      <w:szCs w:val="20"/>
    </w:rPr>
  </w:style>
  <w:style w:type="character" w:customStyle="1" w:styleId="ClosingChar">
    <w:name w:val="Closing Char"/>
    <w:basedOn w:val="DefaultParagraphFont"/>
    <w:link w:val="Closing"/>
    <w:rPr>
      <w:rFonts w:eastAsia="Times New Roman" w:cs="Times New Roman"/>
      <w:szCs w:val="20"/>
    </w:rPr>
  </w:style>
  <w:style w:type="paragraph" w:styleId="CommentText">
    <w:name w:val="annotation text"/>
    <w:basedOn w:val="Normal"/>
    <w:link w:val="CommentTextChar"/>
    <w:semiHidden/>
    <w:rPr>
      <w:sz w:val="20"/>
      <w:szCs w:val="20"/>
    </w:rPr>
  </w:style>
  <w:style w:type="character" w:customStyle="1" w:styleId="CommentTextChar">
    <w:name w:val="Comment Text Char"/>
    <w:basedOn w:val="DefaultParagraphFont"/>
    <w:link w:val="CommentText"/>
    <w:semiHidden/>
    <w:rPr>
      <w:rFonts w:eastAsia="Times New Roman" w:cs="Times New Roman"/>
      <w:sz w:val="20"/>
      <w:szCs w:val="20"/>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eastAsia="Times New Roman" w:cs="Times New Roman"/>
      <w:b/>
      <w:bCs/>
      <w:sz w:val="20"/>
      <w:szCs w:val="20"/>
    </w:rPr>
  </w:style>
  <w:style w:type="paragraph" w:customStyle="1" w:styleId="Confidential">
    <w:name w:val="Confidential"/>
    <w:basedOn w:val="Normal"/>
    <w:pPr>
      <w:ind w:left="144"/>
    </w:pPr>
    <w:rPr>
      <w:b/>
      <w:caps/>
    </w:rPr>
  </w:style>
  <w:style w:type="paragraph" w:customStyle="1" w:styleId="CourtName">
    <w:name w:val="Court Name"/>
    <w:basedOn w:val="Normal"/>
    <w:pPr>
      <w:widowControl w:val="0"/>
      <w:suppressAutoHyphens w:val="0"/>
      <w:spacing w:after="240" w:line="480" w:lineRule="auto"/>
      <w:jc w:val="center"/>
    </w:pPr>
    <w:rPr>
      <w:caps/>
      <w:szCs w:val="20"/>
    </w:rPr>
  </w:style>
  <w:style w:type="paragraph" w:styleId="Date">
    <w:name w:val="Date"/>
    <w:basedOn w:val="Normal"/>
    <w:next w:val="Normal"/>
    <w:link w:val="DateChar"/>
  </w:style>
  <w:style w:type="character" w:customStyle="1" w:styleId="DateChar">
    <w:name w:val="Date Char"/>
    <w:basedOn w:val="DefaultParagraphFont"/>
    <w:link w:val="Date"/>
    <w:rPr>
      <w:rFonts w:eastAsia="Times New Roman" w:cs="Times New Roman"/>
    </w:rPr>
  </w:style>
  <w:style w:type="paragraph" w:styleId="DocumentMap">
    <w:name w:val="Document Map"/>
    <w:basedOn w:val="Normal"/>
    <w:link w:val="DocumentMapChar"/>
    <w:semiHidden/>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Pr>
      <w:rFonts w:ascii="Tahoma" w:eastAsia="Times New Roman" w:hAnsi="Tahoma" w:cs="Tahoma"/>
      <w:sz w:val="20"/>
      <w:szCs w:val="20"/>
      <w:shd w:val="clear" w:color="auto" w:fill="000080"/>
    </w:rPr>
  </w:style>
  <w:style w:type="paragraph" w:styleId="E-mailSignature">
    <w:name w:val="E-mail Signature"/>
    <w:basedOn w:val="Normal"/>
    <w:link w:val="E-mailSignatureChar"/>
    <w:semiHidden/>
  </w:style>
  <w:style w:type="character" w:customStyle="1" w:styleId="E-mailSignatureChar">
    <w:name w:val="E-mail Signature Char"/>
    <w:basedOn w:val="DefaultParagraphFont"/>
    <w:link w:val="E-mailSignature"/>
    <w:semiHidden/>
    <w:rPr>
      <w:rFonts w:eastAsia="Times New Roman" w:cs="Times New Roman"/>
    </w:rPr>
  </w:style>
  <w:style w:type="paragraph" w:styleId="EndnoteText">
    <w:name w:val="endnote text"/>
    <w:basedOn w:val="Normal"/>
    <w:link w:val="EndnoteTextChar"/>
    <w:semiHidden/>
    <w:rPr>
      <w:sz w:val="20"/>
      <w:szCs w:val="20"/>
    </w:rPr>
  </w:style>
  <w:style w:type="character" w:customStyle="1" w:styleId="EndnoteTextChar">
    <w:name w:val="Endnote Text Char"/>
    <w:basedOn w:val="DefaultParagraphFont"/>
    <w:link w:val="EndnoteText"/>
    <w:semiHidden/>
    <w:rPr>
      <w:rFonts w:eastAsia="Times New Roman" w:cs="Times New Roman"/>
      <w:sz w:val="20"/>
      <w:szCs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sz w:val="20"/>
      <w:szCs w:val="20"/>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pPr>
      <w:spacing w:after="240"/>
      <w:ind w:left="720" w:hanging="720"/>
      <w:jc w:val="both"/>
    </w:pPr>
  </w:style>
  <w:style w:type="character" w:customStyle="1" w:styleId="FootnoteTextChar">
    <w:name w:val="Footnote Text Char"/>
    <w:basedOn w:val="DefaultParagraphFont"/>
    <w:link w:val="FootnoteText"/>
    <w:rPr>
      <w:rFonts w:eastAsia="Times New Roman" w:cs="Times New Roman"/>
    </w:rPr>
  </w:style>
  <w:style w:type="paragraph" w:styleId="Header">
    <w:name w:val="header"/>
    <w:basedOn w:val="Normal"/>
    <w:link w:val="HeaderChar"/>
    <w:semiHidden/>
    <w:pPr>
      <w:tabs>
        <w:tab w:val="center" w:pos="4680"/>
        <w:tab w:val="right" w:pos="9360"/>
      </w:tabs>
    </w:pPr>
  </w:style>
  <w:style w:type="character" w:customStyle="1" w:styleId="HeaderChar">
    <w:name w:val="Header Char"/>
    <w:basedOn w:val="DefaultParagraphFont"/>
    <w:link w:val="Header"/>
    <w:semiHidden/>
    <w:rPr>
      <w:rFonts w:eastAsia="Times New Roman" w:cs="Times New Roman"/>
    </w:rPr>
  </w:style>
  <w:style w:type="paragraph" w:styleId="HTMLAddress">
    <w:name w:val="HTML Address"/>
    <w:basedOn w:val="Normal"/>
    <w:link w:val="HTMLAddressChar"/>
    <w:semiHidden/>
    <w:rPr>
      <w:i/>
      <w:iCs/>
    </w:rPr>
  </w:style>
  <w:style w:type="character" w:customStyle="1" w:styleId="HTMLAddressChar">
    <w:name w:val="HTML Address Char"/>
    <w:basedOn w:val="DefaultParagraphFont"/>
    <w:link w:val="HTMLAddress"/>
    <w:semiHidden/>
    <w:rPr>
      <w:rFonts w:eastAsia="Times New Roman" w:cs="Times New Roman"/>
      <w:i/>
      <w:iCs/>
    </w:rPr>
  </w:style>
  <w:style w:type="paragraph" w:styleId="HTMLPreformatted">
    <w:name w:val="HTML Preformatted"/>
    <w:basedOn w:val="Normal"/>
    <w:link w:val="HTMLPreformattedChar"/>
    <w:semiHidden/>
    <w:rPr>
      <w:rFonts w:ascii="Courier New" w:hAnsi="Courier New" w:cs="Courier New"/>
      <w:sz w:val="20"/>
      <w:szCs w:val="20"/>
    </w:rPr>
  </w:style>
  <w:style w:type="character" w:customStyle="1" w:styleId="HTMLPreformattedChar">
    <w:name w:val="HTML Preformatted Char"/>
    <w:basedOn w:val="DefaultParagraphFont"/>
    <w:link w:val="HTMLPreformatted"/>
    <w:semiHidden/>
    <w:rPr>
      <w:rFonts w:ascii="Courier New" w:eastAsia="Times New Roman"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Normal"/>
    <w:semiHidden/>
    <w:pPr>
      <w:tabs>
        <w:tab w:val="center" w:pos="4320"/>
        <w:tab w:val="right" w:pos="8640"/>
      </w:tabs>
      <w:spacing w:after="240"/>
    </w:p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semiHidden/>
    <w:pPr>
      <w:numPr>
        <w:numId w:val="2"/>
      </w:numPr>
    </w:pPr>
  </w:style>
  <w:style w:type="paragraph" w:styleId="ListBullet2">
    <w:name w:val="List Bullet 2"/>
    <w:basedOn w:val="Normal"/>
    <w:uiPriority w:val="99"/>
    <w:semiHidden/>
    <w:pPr>
      <w:numPr>
        <w:numId w:val="3"/>
      </w:numPr>
    </w:pPr>
  </w:style>
  <w:style w:type="paragraph" w:styleId="ListBullet3">
    <w:name w:val="List Bullet 3"/>
    <w:basedOn w:val="Normal"/>
    <w:semiHidden/>
    <w:pPr>
      <w:numPr>
        <w:numId w:val="4"/>
      </w:numPr>
    </w:pPr>
  </w:style>
  <w:style w:type="paragraph" w:styleId="ListBullet4">
    <w:name w:val="List Bullet 4"/>
    <w:basedOn w:val="Normal"/>
    <w:uiPriority w:val="99"/>
    <w:semiHidden/>
    <w:pPr>
      <w:numPr>
        <w:numId w:val="5"/>
      </w:numPr>
    </w:pPr>
  </w:style>
  <w:style w:type="paragraph" w:styleId="ListBullet5">
    <w:name w:val="List Bullet 5"/>
    <w:basedOn w:val="Normal"/>
    <w:semiHidden/>
    <w:pPr>
      <w:numPr>
        <w:numId w:val="6"/>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uiPriority w:val="99"/>
    <w:semiHidden/>
    <w:pPr>
      <w:numPr>
        <w:numId w:val="9"/>
      </w:numPr>
    </w:pPr>
  </w:style>
  <w:style w:type="paragraph" w:styleId="ListNumber4">
    <w:name w:val="List Number 4"/>
    <w:basedOn w:val="Normal"/>
    <w:semiHidden/>
    <w:pPr>
      <w:numPr>
        <w:numId w:val="10"/>
      </w:numPr>
    </w:pPr>
  </w:style>
  <w:style w:type="paragraph" w:styleId="ListNumber5">
    <w:name w:val="List Number 5"/>
    <w:basedOn w:val="Normal"/>
    <w:semiHidden/>
    <w:pPr>
      <w:numPr>
        <w:numId w:val="11"/>
      </w:numPr>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Pr>
      <w:rFonts w:ascii="Courier New" w:eastAsia="Times New Roman" w:hAnsi="Courier New" w:cs="Courier New"/>
      <w:sz w:val="20"/>
      <w:szCs w:val="20"/>
    </w:rPr>
  </w:style>
  <w:style w:type="paragraph" w:styleId="MessageHeader">
    <w:name w:val="Message Header"/>
    <w:basedOn w:val="Normal"/>
    <w:link w:val="MessageHeaderChar"/>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Pr>
      <w:rFonts w:ascii="Arial" w:eastAsia="Times New Roman" w:hAnsi="Arial" w:cs="Arial"/>
      <w:shd w:val="pct20" w:color="auto" w:fill="auto"/>
    </w:rPr>
  </w:style>
  <w:style w:type="character" w:customStyle="1" w:styleId="MNBodyTextFirstIndentDSChar">
    <w:name w:val="MN Body Text First Indent DS Char"/>
    <w:basedOn w:val="DefaultParagraphFont"/>
    <w:link w:val="MNBodyTextFirstIndentDS"/>
    <w:rPr>
      <w:rFonts w:eastAsia="Times New Roman" w:cs="Times New Roman"/>
    </w:rPr>
  </w:style>
  <w:style w:type="paragraph" w:customStyle="1" w:styleId="MNByLine">
    <w:name w:val="MN By Line"/>
    <w:basedOn w:val="Normal"/>
    <w:pPr>
      <w:widowControl w:val="0"/>
      <w:tabs>
        <w:tab w:val="left" w:pos="4766"/>
        <w:tab w:val="right" w:pos="9360"/>
      </w:tabs>
      <w:suppressAutoHyphens w:val="0"/>
      <w:spacing w:before="720"/>
      <w:ind w:left="4320"/>
    </w:pPr>
    <w:rPr>
      <w:szCs w:val="20"/>
    </w:rPr>
  </w:style>
  <w:style w:type="paragraph" w:customStyle="1" w:styleId="MNFirmNameSig">
    <w:name w:val="MN Firm Name Sig"/>
    <w:basedOn w:val="Normal"/>
    <w:pPr>
      <w:keepNext/>
      <w:keepLines/>
      <w:widowControl w:val="0"/>
      <w:suppressAutoHyphens w:val="0"/>
      <w:ind w:left="4320"/>
    </w:pPr>
    <w:rPr>
      <w:caps/>
    </w:rPr>
  </w:style>
  <w:style w:type="paragraph" w:customStyle="1" w:styleId="MNFooter">
    <w:name w:val="MN Footer"/>
    <w:basedOn w:val="Normal"/>
    <w:pPr>
      <w:tabs>
        <w:tab w:val="center" w:pos="4680"/>
        <w:tab w:val="right" w:pos="9360"/>
      </w:tabs>
    </w:pPr>
  </w:style>
  <w:style w:type="paragraph" w:customStyle="1" w:styleId="MNHeader">
    <w:name w:val="MN Header"/>
    <w:basedOn w:val="Normal"/>
    <w:pPr>
      <w:tabs>
        <w:tab w:val="center" w:pos="4680"/>
        <w:tab w:val="right" w:pos="9360"/>
      </w:tabs>
    </w:pPr>
  </w:style>
  <w:style w:type="paragraph" w:customStyle="1" w:styleId="MNNumParaSSWrap">
    <w:name w:val="MN NumPara SS Wrap"/>
    <w:basedOn w:val="Normal"/>
    <w:pPr>
      <w:numPr>
        <w:numId w:val="13"/>
      </w:numPr>
      <w:spacing w:after="240"/>
      <w:jc w:val="both"/>
    </w:pPr>
  </w:style>
  <w:style w:type="paragraph" w:customStyle="1" w:styleId="MNNumParaDSWrap0">
    <w:name w:val="MN NumPara DS Wrap"/>
    <w:basedOn w:val="MNNumParaSSWrap"/>
    <w:pPr>
      <w:numPr>
        <w:numId w:val="14"/>
      </w:numPr>
      <w:spacing w:after="0" w:line="480" w:lineRule="auto"/>
      <w:ind w:firstLine="1440"/>
    </w:pPr>
  </w:style>
  <w:style w:type="paragraph" w:customStyle="1" w:styleId="MNNumParaWrap">
    <w:name w:val="MN NumPara Wrap"/>
    <w:basedOn w:val="Normal"/>
    <w:semiHidden/>
    <w:pPr>
      <w:spacing w:after="240"/>
      <w:jc w:val="both"/>
    </w:pPr>
  </w:style>
  <w:style w:type="paragraph" w:customStyle="1" w:styleId="MNRequestNumberDS">
    <w:name w:val="MN Request Number DS"/>
    <w:basedOn w:val="Normal"/>
    <w:next w:val="MNBodyTextFirstIndentDS"/>
    <w:qFormat/>
    <w:pPr>
      <w:numPr>
        <w:numId w:val="20"/>
      </w:numPr>
      <w:tabs>
        <w:tab w:val="clear" w:pos="3744"/>
        <w:tab w:val="num" w:pos="3870"/>
      </w:tabs>
      <w:spacing w:line="480" w:lineRule="auto"/>
      <w:jc w:val="both"/>
    </w:pPr>
    <w:rPr>
      <w:rFonts w:eastAsiaTheme="minorHAnsi" w:cstheme="minorBidi"/>
    </w:rPr>
  </w:style>
  <w:style w:type="paragraph" w:customStyle="1" w:styleId="MNResponseDS">
    <w:name w:val="MN Response DS"/>
    <w:basedOn w:val="Normal"/>
    <w:next w:val="MNBodyTextFirstIndentDS"/>
    <w:semiHidden/>
    <w:pPr>
      <w:spacing w:line="480" w:lineRule="auto"/>
      <w:jc w:val="both"/>
    </w:pPr>
  </w:style>
  <w:style w:type="paragraph" w:customStyle="1" w:styleId="MNSignatures">
    <w:name w:val="MN Signatures"/>
    <w:basedOn w:val="Normal"/>
    <w:pPr>
      <w:keepNext/>
      <w:keepLines/>
      <w:widowControl w:val="0"/>
      <w:tabs>
        <w:tab w:val="right" w:pos="9360"/>
      </w:tabs>
      <w:suppressAutoHyphens w:val="0"/>
      <w:ind w:left="4752"/>
    </w:pPr>
    <w:rPr>
      <w:szCs w:val="20"/>
    </w:rPr>
  </w:style>
  <w:style w:type="paragraph" w:customStyle="1" w:styleId="MNTitleBold">
    <w:name w:val="MN Title Bold"/>
    <w:basedOn w:val="Normal"/>
    <w:pPr>
      <w:jc w:val="center"/>
    </w:pPr>
    <w:rPr>
      <w:b/>
      <w:caps/>
    </w:rPr>
  </w:style>
  <w:style w:type="paragraph" w:styleId="NormalWeb">
    <w:name w:val="Normal (Web)"/>
    <w:basedOn w:val="Normal"/>
    <w:semiHidden/>
  </w:style>
  <w:style w:type="paragraph" w:styleId="NormalIndent">
    <w:name w:val="Normal Indent"/>
    <w:basedOn w:val="Normal"/>
    <w:semiHidden/>
    <w:pPr>
      <w:ind w:left="720"/>
    </w:pPr>
  </w:style>
  <w:style w:type="paragraph" w:customStyle="1" w:styleId="NoteHeading1">
    <w:name w:val="Note Heading1"/>
    <w:basedOn w:val="Normal"/>
    <w:next w:val="Normal"/>
    <w:link w:val="NoteHeadingChar"/>
    <w:semiHidden/>
  </w:style>
  <w:style w:type="character" w:customStyle="1" w:styleId="NoteHeadingChar">
    <w:name w:val="Note Heading Char"/>
    <w:basedOn w:val="DefaultParagraphFont"/>
    <w:link w:val="NoteHeading1"/>
    <w:semiHidden/>
    <w:rPr>
      <w:rFonts w:eastAsia="Times New Roman" w:cs="Times New Roman"/>
    </w:rPr>
  </w:style>
  <w:style w:type="character" w:styleId="PageNumber">
    <w:name w:val="page number"/>
    <w:basedOn w:val="DefaultParagraphFont"/>
  </w:style>
  <w:style w:type="paragraph" w:customStyle="1" w:styleId="Parties">
    <w:name w:val="Parties"/>
    <w:basedOn w:val="Normal"/>
    <w:pPr>
      <w:suppressAutoHyphens w:val="0"/>
    </w:pPr>
    <w:rPr>
      <w:szCs w:val="20"/>
    </w:rPr>
  </w:style>
  <w:style w:type="paragraph" w:customStyle="1" w:styleId="PartyType">
    <w:name w:val="Party Type"/>
    <w:basedOn w:val="Normal"/>
    <w:pPr>
      <w:suppressAutoHyphens w:val="0"/>
      <w:ind w:left="2160"/>
    </w:pPr>
    <w:rPr>
      <w:szCs w:val="20"/>
    </w:rPr>
  </w:style>
  <w:style w:type="paragraph" w:styleId="PlainText">
    <w:name w:val="Plain Text"/>
    <w:basedOn w:val="Normal"/>
    <w:link w:val="PlainTextChar"/>
    <w:semiHidden/>
    <w:rPr>
      <w:rFonts w:ascii="Courier New" w:hAnsi="Courier New" w:cs="Courier New"/>
      <w:sz w:val="20"/>
      <w:szCs w:val="20"/>
    </w:rPr>
  </w:style>
  <w:style w:type="character" w:customStyle="1" w:styleId="PlainTextChar">
    <w:name w:val="Plain Text Char"/>
    <w:basedOn w:val="DefaultParagraphFont"/>
    <w:link w:val="PlainText"/>
    <w:semiHidden/>
    <w:rPr>
      <w:rFonts w:ascii="Courier New" w:eastAsia="Times New Roman" w:hAnsi="Courier New" w:cs="Courier New"/>
      <w:sz w:val="20"/>
      <w:szCs w:val="20"/>
    </w:rPr>
  </w:style>
  <w:style w:type="paragraph" w:customStyle="1" w:styleId="PleadingTitleCentered">
    <w:name w:val="Pleading Title Centered"/>
    <w:basedOn w:val="Normal"/>
    <w:pPr>
      <w:widowControl w:val="0"/>
      <w:suppressAutoHyphens w:val="0"/>
      <w:spacing w:before="360" w:after="240"/>
      <w:jc w:val="center"/>
    </w:pPr>
    <w:rPr>
      <w:b/>
      <w:caps/>
      <w:szCs w:val="20"/>
      <w:u w:val="single"/>
    </w:rPr>
  </w:style>
  <w:style w:type="paragraph" w:customStyle="1" w:styleId="Response">
    <w:name w:val="Response"/>
    <w:basedOn w:val="Normal"/>
    <w:next w:val="Normal"/>
    <w:pPr>
      <w:widowControl w:val="0"/>
      <w:numPr>
        <w:numId w:val="16"/>
      </w:numPr>
      <w:spacing w:line="480" w:lineRule="auto"/>
      <w:jc w:val="both"/>
    </w:pPr>
    <w:rPr>
      <w:u w:val="single"/>
    </w:rPr>
  </w:style>
  <w:style w:type="paragraph" w:styleId="Salutation">
    <w:name w:val="Salutation"/>
    <w:basedOn w:val="Normal"/>
    <w:next w:val="Normal"/>
    <w:link w:val="SalutationChar"/>
  </w:style>
  <w:style w:type="character" w:customStyle="1" w:styleId="SalutationChar">
    <w:name w:val="Salutation Char"/>
    <w:basedOn w:val="DefaultParagraphFont"/>
    <w:link w:val="Salutation"/>
    <w:rPr>
      <w:rFonts w:eastAsia="Times New Roman" w:cs="Times New Roman"/>
    </w:rPr>
  </w:style>
  <w:style w:type="paragraph" w:styleId="Signature">
    <w:name w:val="Signature"/>
    <w:basedOn w:val="Normal"/>
    <w:link w:val="SignatureChar"/>
    <w:pPr>
      <w:keepNext/>
      <w:tabs>
        <w:tab w:val="right" w:pos="8640"/>
      </w:tabs>
      <w:ind w:left="3600"/>
    </w:pPr>
    <w:rPr>
      <w:szCs w:val="20"/>
    </w:rPr>
  </w:style>
  <w:style w:type="character" w:customStyle="1" w:styleId="SignatureChar">
    <w:name w:val="Signature Char"/>
    <w:basedOn w:val="DefaultParagraphFont"/>
    <w:link w:val="Signature"/>
    <w:rPr>
      <w:rFonts w:eastAsia="Times New Roman" w:cs="Times New Roman"/>
      <w:szCs w:val="20"/>
    </w:rPr>
  </w:style>
  <w:style w:type="paragraph" w:styleId="Subtitle">
    <w:name w:val="Subtitle"/>
    <w:basedOn w:val="Normal"/>
    <w:link w:val="SubtitleChar"/>
    <w:uiPriority w:val="11"/>
    <w:qFormat/>
    <w:pPr>
      <w:spacing w:after="60"/>
      <w:jc w:val="center"/>
      <w:outlineLvl w:val="1"/>
    </w:pPr>
    <w:rPr>
      <w:rFonts w:ascii="Arial" w:hAnsi="Arial" w:cs="Arial"/>
    </w:rPr>
  </w:style>
  <w:style w:type="character" w:customStyle="1" w:styleId="SubtitleChar">
    <w:name w:val="Subtitle Char"/>
    <w:basedOn w:val="DefaultParagraphFont"/>
    <w:link w:val="Subtitle"/>
    <w:uiPriority w:val="11"/>
    <w:rPr>
      <w:rFonts w:ascii="Arial" w:eastAsia="Times New Roman"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style>
  <w:style w:type="paragraph" w:styleId="Title">
    <w:name w:val="Title"/>
    <w:basedOn w:val="Normal"/>
    <w:link w:val="TitleChar"/>
    <w:qFormat/>
    <w:pPr>
      <w:spacing w:after="240"/>
      <w:jc w:val="center"/>
      <w:outlineLvl w:val="0"/>
    </w:pPr>
    <w:rPr>
      <w:rFonts w:cs="Arial"/>
      <w:bCs/>
      <w:caps/>
      <w:szCs w:val="32"/>
      <w:u w:val="single"/>
    </w:rPr>
  </w:style>
  <w:style w:type="character" w:customStyle="1" w:styleId="TitleChar">
    <w:name w:val="Title Char"/>
    <w:basedOn w:val="DefaultParagraphFont"/>
    <w:link w:val="Title"/>
    <w:rPr>
      <w:rFonts w:eastAsia="Times New Roman" w:cs="Arial"/>
      <w:bCs/>
      <w:caps/>
      <w:szCs w:val="32"/>
      <w:u w:val="single"/>
    </w:rPr>
  </w:style>
  <w:style w:type="paragraph" w:styleId="TOAHeading">
    <w:name w:val="toa heading"/>
    <w:basedOn w:val="Normal"/>
    <w:next w:val="Normal"/>
    <w:semiHidden/>
    <w:pPr>
      <w:spacing w:before="120"/>
    </w:pPr>
    <w:rPr>
      <w:rFonts w:ascii="Arial" w:hAnsi="Arial" w:cs="Arial"/>
      <w:b/>
      <w:bCs/>
    </w:rPr>
  </w:style>
  <w:style w:type="paragraph" w:customStyle="1" w:styleId="TOATitle">
    <w:name w:val="TOA Title"/>
    <w:basedOn w:val="Normal"/>
    <w:pPr>
      <w:spacing w:after="240"/>
      <w:jc w:val="center"/>
      <w:outlineLvl w:val="0"/>
    </w:pPr>
    <w:rPr>
      <w:u w:val="single"/>
    </w:rPr>
  </w:style>
  <w:style w:type="paragraph" w:customStyle="1" w:styleId="versus">
    <w:name w:val="versus"/>
    <w:basedOn w:val="Normal"/>
    <w:pPr>
      <w:suppressAutoHyphens w:val="0"/>
      <w:ind w:left="720"/>
    </w:pPr>
    <w:rPr>
      <w:szCs w:val="20"/>
    </w:rPr>
  </w:style>
  <w:style w:type="paragraph" w:styleId="ListParagraph">
    <w:name w:val="List Paragraph"/>
    <w:basedOn w:val="Normal"/>
    <w:uiPriority w:val="34"/>
    <w:qFormat/>
    <w:rsid w:val="00045BA6"/>
    <w:pPr>
      <w:ind w:left="720"/>
      <w:contextualSpacing/>
    </w:pPr>
  </w:style>
  <w:style w:type="paragraph" w:customStyle="1" w:styleId="MNNumParaDSWrap">
    <w:name w:val="MN Num Para DS Wrap"/>
    <w:basedOn w:val="Normal"/>
    <w:qFormat/>
    <w:rsid w:val="00045BA6"/>
    <w:pPr>
      <w:numPr>
        <w:numId w:val="23"/>
      </w:numPr>
      <w:autoSpaceDE w:val="0"/>
      <w:autoSpaceDN w:val="0"/>
      <w:adjustRightInd w:val="0"/>
      <w:spacing w:line="480" w:lineRule="auto"/>
      <w:jc w:val="both"/>
    </w:pPr>
    <w:rPr>
      <w:rFonts w:eastAsiaTheme="minorEastAsia" w:cs="Calibri"/>
      <w:sz w:val="24"/>
    </w:rPr>
  </w:style>
  <w:style w:type="character" w:customStyle="1" w:styleId="DeltaViewInsertion">
    <w:name w:val="DeltaView Insertion"/>
    <w:uiPriority w:val="99"/>
    <w:rsid w:val="00045BA6"/>
    <w:rPr>
      <w:color w:val="0000FF"/>
      <w:u w:val="double"/>
    </w:rPr>
  </w:style>
  <w:style w:type="paragraph" w:customStyle="1" w:styleId="centeredtext">
    <w:name w:val="centered text"/>
    <w:basedOn w:val="Normal"/>
    <w:next w:val="BodyText"/>
    <w:rsid w:val="00024220"/>
    <w:pPr>
      <w:suppressAutoHyphens w:val="0"/>
      <w:autoSpaceDE w:val="0"/>
      <w:autoSpaceDN w:val="0"/>
      <w:adjustRightInd w:val="0"/>
      <w:spacing w:after="240"/>
      <w:jc w:val="center"/>
    </w:pPr>
    <w:rPr>
      <w:rFonts w:ascii="Times New Roman Bold" w:eastAsiaTheme="minorEastAsia" w:hAnsi="Times New Roman Bold"/>
      <w:b/>
      <w:caps/>
      <w:sz w:val="24"/>
    </w:rPr>
  </w:style>
  <w:style w:type="character" w:customStyle="1" w:styleId="DocID">
    <w:name w:val="DocID"/>
    <w:basedOn w:val="DefaultParagraphFont"/>
    <w:rsid w:val="00024220"/>
    <w:rPr>
      <w:rFonts w:ascii="Times New Roman" w:hAnsi="Times New Roman" w:cs="Times New Roman"/>
      <w:b w:val="0"/>
      <w:bCs/>
      <w:i w:val="0"/>
      <w:caps w:val="0"/>
      <w:vanish w:val="0"/>
      <w:color w:val="000000"/>
      <w:sz w:val="16"/>
      <w:u w:val="none"/>
    </w:rPr>
  </w:style>
  <w:style w:type="paragraph" w:styleId="Revision">
    <w:name w:val="Revision"/>
    <w:hidden/>
    <w:uiPriority w:val="99"/>
    <w:semiHidden/>
    <w:rsid w:val="00FA4582"/>
    <w:rPr>
      <w:rFonts w:eastAsia="Times New Roman" w:cs="Times New Roman"/>
      <w:sz w:val="28"/>
    </w:rPr>
  </w:style>
  <w:style w:type="character" w:styleId="CommentReference">
    <w:name w:val="annotation reference"/>
    <w:basedOn w:val="DefaultParagraphFont"/>
    <w:uiPriority w:val="99"/>
    <w:semiHidden/>
    <w:unhideWhenUsed/>
    <w:rsid w:val="00F2070D"/>
    <w:rPr>
      <w:sz w:val="16"/>
      <w:szCs w:val="16"/>
    </w:rPr>
  </w:style>
  <w:style w:type="paragraph" w:customStyle="1" w:styleId="Default">
    <w:name w:val="Default"/>
    <w:rsid w:val="00FD258A"/>
    <w:pPr>
      <w:autoSpaceDE w:val="0"/>
      <w:autoSpaceDN w:val="0"/>
      <w:adjustRightInd w:val="0"/>
    </w:pPr>
    <w:rPr>
      <w:rFonts w:cs="Times New Roman"/>
      <w:color w:val="000000"/>
    </w:rPr>
  </w:style>
  <w:style w:type="character" w:styleId="Hyperlink">
    <w:name w:val="Hyperlink"/>
    <w:basedOn w:val="DefaultParagraphFont"/>
    <w:uiPriority w:val="99"/>
    <w:unhideWhenUsed/>
    <w:rsid w:val="00030188"/>
    <w:rPr>
      <w:color w:val="0000FF" w:themeColor="hyperlink"/>
      <w:u w:val="single"/>
    </w:rPr>
  </w:style>
  <w:style w:type="paragraph" w:customStyle="1" w:styleId="Body">
    <w:name w:val="Body"/>
    <w:rsid w:val="00030188"/>
    <w:pPr>
      <w:pBdr>
        <w:top w:val="nil"/>
        <w:left w:val="nil"/>
        <w:bottom w:val="nil"/>
        <w:right w:val="nil"/>
        <w:between w:val="nil"/>
        <w:bar w:val="nil"/>
      </w:pBdr>
    </w:pPr>
    <w:rPr>
      <w:rFonts w:eastAsia="Arial Unicode MS" w:cs="Arial Unicode MS"/>
      <w:color w:val="000000"/>
      <w:u w:color="000000"/>
      <w:bdr w:val="nil"/>
      <w14:textOutline w14:w="0" w14:cap="flat" w14:cmpd="sng" w14:algn="ctr">
        <w14:noFill/>
        <w14:prstDash w14:val="solid"/>
        <w14:bevel/>
      </w14:textOutline>
    </w:rPr>
  </w:style>
  <w:style w:type="paragraph" w:customStyle="1" w:styleId="Heading">
    <w:name w:val="Heading"/>
    <w:rsid w:val="00030188"/>
    <w:pPr>
      <w:pBdr>
        <w:top w:val="nil"/>
        <w:left w:val="nil"/>
        <w:bottom w:val="nil"/>
        <w:right w:val="nil"/>
        <w:between w:val="nil"/>
        <w:bar w:val="nil"/>
      </w:pBdr>
      <w:tabs>
        <w:tab w:val="left" w:pos="1440"/>
      </w:tabs>
      <w:spacing w:line="480" w:lineRule="auto"/>
      <w:ind w:firstLine="720"/>
      <w:jc w:val="both"/>
      <w:outlineLvl w:val="0"/>
    </w:pPr>
    <w:rPr>
      <w:rFonts w:eastAsia="Arial Unicode MS" w:cs="Arial Unicode MS"/>
      <w:color w:val="000000"/>
      <w:sz w:val="28"/>
      <w:szCs w:val="28"/>
      <w:u w:color="000000"/>
      <w:bdr w:val="nil"/>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0301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www.imanage.com/work/xmlschema">
  <documentid>DINE!0651934.9</documentid>
  <senderid>QIBEGIF</senderid>
  <senderemail>RIBUMUJ@SEQE.OHA</senderemail>
  <lastmodified>7491-59-19S14:09:34.6789012-43:34</lastmodified>
  <database>DINE</database>
</properties>
</file>

<file path=customXml/itemProps1.xml><?xml version="1.0" encoding="utf-8"?>
<ds:datastoreItem xmlns:ds="http://schemas.openxmlformats.org/officeDocument/2006/customXml" ds:itemID="{605A1435-6361-9747-A947-0E613C2F4A73}">
  <ds:schemaRefs>
    <ds:schemaRef ds:uri="https://example.com/"/>
  </ds:schemaRefs>
</ds:datastoreItem>
</file>

<file path=customXml/itemProps2.xml><?xml version="1.0" encoding="utf-8"?>
<ds:datastoreItem xmlns:ds="http://schemas.openxmlformats.org/officeDocument/2006/customXml" ds:itemID="{EC751AAC-21DE-4AA0-AE37-F08249AF64E8}">
  <ds:schemaRefs>
    <ds:schemaRef ds:uri="http://schemas.openxmlformats.org/officeDocument/2006/bibliography"/>
  </ds:schemaRefs>
</ds:datastoreItem>
</file>

<file path=customXml/itemProps3.xml><?xml version="1.0" encoding="utf-8"?>
<ds:datastoreItem xmlns:ds="http://schemas.openxmlformats.org/officeDocument/2006/customXml" ds:itemID="{58F34769-270C-40E3-B332-D988249D3BF3}">
  <ds:schemaRefs>
    <ds:schemaRef ds:uri="https://examp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3633</Words>
  <Characters>20714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cp:revision>
  <dcterms:created xsi:type="dcterms:W3CDTF">2026-06-05T18:48:00Z</dcterms:created>
  <dcterms:modified xsi:type="dcterms:W3CDTF">2026-06-05T18:48:00Z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136332877bf649ce048e2da62503b4a6daa9735fbb42cf2cfef3d24f5acf368e</vt:lpwstr>
  </property>
</Properties>
</file>